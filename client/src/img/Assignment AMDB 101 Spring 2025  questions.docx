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3282" w14:textId="77777777" w:rsidR="004F258C" w:rsidRDefault="004F258C" w:rsidP="004F258C">
      <w:pPr>
        <w:pStyle w:val="IntenseQuote"/>
        <w:jc w:val="left"/>
        <w:rPr>
          <w:sz w:val="36"/>
          <w:szCs w:val="36"/>
        </w:rPr>
      </w:pPr>
      <w:r>
        <w:t>Please read this document in its entirety, before attempting your assignment.</w:t>
      </w:r>
    </w:p>
    <w:p w14:paraId="43D4988B" w14:textId="41196017" w:rsidR="004F258C" w:rsidRPr="00C40624" w:rsidRDefault="004F258C" w:rsidP="002E643A">
      <w:pPr>
        <w:pStyle w:val="IntenseQuote"/>
        <w:jc w:val="left"/>
        <w:rPr>
          <w:sz w:val="36"/>
          <w:szCs w:val="36"/>
        </w:rPr>
      </w:pPr>
      <w:r>
        <w:rPr>
          <w:sz w:val="36"/>
          <w:szCs w:val="36"/>
        </w:rPr>
        <w:t xml:space="preserve">         ‘</w:t>
      </w:r>
      <w:hyperlink r:id="rId5" w:tooltip="AL MADEENAH LANGUAGE 1 (AMDB 101 )" w:history="1">
        <w:hyperlink r:id="rId6" w:tooltip="AL MADEENAH LANGUAGE 1 (AMDB 101 )" w:history="1">
          <w:r w:rsidR="002E643A" w:rsidRPr="002E643A">
            <w:rPr>
              <w:sz w:val="36"/>
              <w:szCs w:val="36"/>
            </w:rPr>
            <w:t>AMDB 101</w:t>
          </w:r>
        </w:hyperlink>
        <w:r w:rsidR="002E643A" w:rsidRPr="002E643A">
          <w:rPr>
            <w:rFonts w:ascii="Segoe UI" w:hAnsi="Segoe UI" w:cs="Segoe UI"/>
            <w:color w:val="FFFFFF"/>
            <w:sz w:val="21"/>
            <w:szCs w:val="21"/>
            <w:u w:val="single"/>
          </w:rPr>
          <w:t xml:space="preserve"> </w:t>
        </w:r>
      </w:hyperlink>
      <w:r>
        <w:rPr>
          <w:sz w:val="36"/>
          <w:szCs w:val="36"/>
        </w:rPr>
        <w:t>’ Assignment (</w:t>
      </w:r>
      <w:r w:rsidR="00212403">
        <w:rPr>
          <w:sz w:val="36"/>
          <w:szCs w:val="36"/>
        </w:rPr>
        <w:t>Spring</w:t>
      </w:r>
      <w:r w:rsidR="002E643A">
        <w:rPr>
          <w:sz w:val="36"/>
          <w:szCs w:val="36"/>
        </w:rPr>
        <w:t xml:space="preserve"> </w:t>
      </w:r>
      <w:r>
        <w:rPr>
          <w:sz w:val="36"/>
          <w:szCs w:val="36"/>
        </w:rPr>
        <w:t>20</w:t>
      </w:r>
      <w:r w:rsidR="002E643A">
        <w:rPr>
          <w:sz w:val="36"/>
          <w:szCs w:val="36"/>
        </w:rPr>
        <w:t>2</w:t>
      </w:r>
      <w:r w:rsidR="00212403">
        <w:rPr>
          <w:sz w:val="36"/>
          <w:szCs w:val="36"/>
        </w:rPr>
        <w:t>5</w:t>
      </w:r>
      <w:r>
        <w:rPr>
          <w:sz w:val="36"/>
          <w:szCs w:val="36"/>
        </w:rPr>
        <w:t>)</w:t>
      </w:r>
    </w:p>
    <w:p w14:paraId="0D59D306" w14:textId="2E39A83D" w:rsidR="00E55386" w:rsidRPr="00E55386" w:rsidRDefault="00E55386" w:rsidP="00E55386">
      <w:pPr>
        <w:bidi/>
        <w:rPr>
          <w:rFonts w:ascii="Calibri" w:eastAsia="Calibri" w:hAnsi="Calibri" w:cs="Arial"/>
          <w:color w:val="4472C4"/>
          <w:sz w:val="28"/>
          <w:szCs w:val="28"/>
          <w:lang w:bidi="ar-EG"/>
        </w:rPr>
      </w:pPr>
      <w:r>
        <w:rPr>
          <w:rFonts w:ascii="Calibri" w:eastAsia="Calibri" w:hAnsi="Calibri" w:cs="Arial" w:hint="cs"/>
          <w:color w:val="4472C4"/>
          <w:sz w:val="32"/>
          <w:szCs w:val="32"/>
          <w:rtl/>
          <w:lang w:bidi="ar-EG"/>
        </w:rPr>
        <w:t>السؤال الأول</w:t>
      </w:r>
      <w:r w:rsidRPr="00E55386">
        <w:rPr>
          <w:rFonts w:ascii="Calibri" w:eastAsia="Calibri" w:hAnsi="Calibri" w:cs="Arial" w:hint="cs"/>
          <w:color w:val="4472C4"/>
          <w:sz w:val="32"/>
          <w:szCs w:val="32"/>
          <w:rtl/>
          <w:lang w:bidi="ar-EG"/>
        </w:rPr>
        <w:t>: امْلأ الفراغ بالكلمة المناسبة:</w:t>
      </w:r>
      <w:r w:rsidRPr="00E55386">
        <w:rPr>
          <w:rFonts w:ascii="Calibri" w:eastAsia="Calibri" w:hAnsi="Calibri" w:cs="Arial" w:hint="cs"/>
          <w:color w:val="4472C4"/>
          <w:sz w:val="28"/>
          <w:szCs w:val="28"/>
          <w:rtl/>
          <w:lang w:bidi="ar-EG"/>
        </w:rPr>
        <w:t xml:space="preserve">         </w:t>
      </w:r>
    </w:p>
    <w:p w14:paraId="4A014B4C" w14:textId="17CD6C46" w:rsidR="00E55386" w:rsidRPr="00E55386" w:rsidRDefault="00E55386" w:rsidP="00E55386">
      <w:pPr>
        <w:bidi/>
        <w:rPr>
          <w:rFonts w:ascii="Calibri" w:eastAsia="Calibri" w:hAnsi="Calibri" w:cs="Arial"/>
          <w:color w:val="4472C4"/>
          <w:sz w:val="28"/>
          <w:szCs w:val="28"/>
          <w:rtl/>
          <w:lang w:bidi="ar-EG"/>
        </w:rPr>
      </w:pPr>
      <w:r w:rsidRPr="00E55386">
        <w:rPr>
          <w:rFonts w:ascii="Calibri" w:eastAsia="Calibri" w:hAnsi="Calibri" w:cs="Arial"/>
          <w:color w:val="4472C4"/>
          <w:sz w:val="28"/>
          <w:szCs w:val="28"/>
          <w:lang w:bidi="ar-EG"/>
        </w:rPr>
        <w:t xml:space="preserve">                                             </w:t>
      </w:r>
      <w:r w:rsidRPr="00E55386">
        <w:rPr>
          <w:rFonts w:ascii="Calibri" w:eastAsia="Calibri" w:hAnsi="Calibri" w:cs="Arial" w:hint="cs"/>
          <w:color w:val="4472C4"/>
          <w:sz w:val="28"/>
          <w:szCs w:val="28"/>
          <w:rtl/>
          <w:lang w:bidi="ar-EG"/>
        </w:rPr>
        <w:t xml:space="preserve">  </w:t>
      </w:r>
      <w:r w:rsidRPr="00E55386">
        <w:rPr>
          <w:rFonts w:ascii="Calibri" w:eastAsia="Calibri" w:hAnsi="Calibri" w:cs="Arial"/>
          <w:color w:val="4472C4"/>
          <w:sz w:val="28"/>
          <w:szCs w:val="28"/>
          <w:lang w:bidi="ar-EG"/>
        </w:rPr>
        <w:t>(2</w:t>
      </w:r>
      <w:r w:rsidR="00212403">
        <w:rPr>
          <w:rFonts w:ascii="Calibri" w:eastAsia="Calibri" w:hAnsi="Calibri" w:cs="Arial"/>
          <w:color w:val="4472C4"/>
          <w:sz w:val="28"/>
          <w:szCs w:val="28"/>
          <w:lang w:bidi="ar-EG"/>
        </w:rPr>
        <w:t>5</w:t>
      </w:r>
      <w:r w:rsidRPr="00E55386">
        <w:rPr>
          <w:rFonts w:ascii="Calibri" w:eastAsia="Calibri" w:hAnsi="Calibri" w:cs="Arial"/>
          <w:color w:val="4472C4"/>
          <w:sz w:val="28"/>
          <w:szCs w:val="28"/>
          <w:lang w:bidi="ar-EG"/>
        </w:rPr>
        <w:t xml:space="preserve"> Marks)</w:t>
      </w:r>
      <w:r w:rsidRPr="00E55386">
        <w:rPr>
          <w:rFonts w:ascii="Calibri" w:eastAsia="Calibri" w:hAnsi="Calibri" w:cs="Arial" w:hint="cs"/>
          <w:color w:val="4472C4"/>
          <w:sz w:val="28"/>
          <w:szCs w:val="28"/>
          <w:rtl/>
          <w:lang w:bidi="ar-EG"/>
        </w:rPr>
        <w:t>:</w:t>
      </w:r>
      <w:r w:rsidRPr="00E55386">
        <w:rPr>
          <w:rFonts w:ascii="Calibri" w:eastAsia="Calibri" w:hAnsi="Calibri" w:cs="Arial"/>
          <w:color w:val="4472C4"/>
          <w:sz w:val="28"/>
          <w:szCs w:val="28"/>
          <w:lang w:bidi="ar-EG"/>
        </w:rPr>
        <w:t>Q1:</w:t>
      </w:r>
      <w:r w:rsidRPr="00E55386">
        <w:rPr>
          <w:rFonts w:ascii="Traditional Arabic" w:eastAsia="Times New Roman" w:hAnsi="Traditional Arabic" w:cs="Traditional Arabic"/>
          <w:color w:val="4472C4"/>
          <w:sz w:val="28"/>
          <w:szCs w:val="28"/>
        </w:rPr>
        <w:t xml:space="preserve"> </w:t>
      </w:r>
      <w:r w:rsidRPr="00E55386">
        <w:rPr>
          <w:rFonts w:ascii="Calibri" w:eastAsia="Calibri" w:hAnsi="Calibri" w:cs="Arial"/>
          <w:color w:val="4472C4"/>
          <w:sz w:val="28"/>
          <w:szCs w:val="28"/>
          <w:lang w:bidi="ar-EG"/>
        </w:rPr>
        <w:t xml:space="preserve">Fill in the blanks with </w:t>
      </w:r>
      <w:r w:rsidRPr="00E55386">
        <w:rPr>
          <w:rFonts w:ascii="Calibri" w:eastAsia="Calibri" w:hAnsi="Calibri" w:cs="Arial"/>
          <w:color w:val="4472C4"/>
          <w:sz w:val="28"/>
          <w:szCs w:val="28"/>
          <w:u w:val="single"/>
          <w:lang w:bidi="ar-EG"/>
        </w:rPr>
        <w:t>a suitable word</w:t>
      </w:r>
    </w:p>
    <w:p w14:paraId="2EB26C57" w14:textId="24E3B7C0" w:rsidR="00E55386" w:rsidRPr="00E55386" w:rsidRDefault="00E55386" w:rsidP="00E55386">
      <w:pPr>
        <w:numPr>
          <w:ilvl w:val="0"/>
          <w:numId w:val="7"/>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كلمة " ك</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تاب" هي ........           </w:t>
      </w:r>
      <w:r w:rsidRPr="00E55386">
        <w:rPr>
          <w:rFonts w:ascii="Calibri" w:eastAsia="Calibri" w:hAnsi="Calibri" w:cs="Arial"/>
          <w:sz w:val="32"/>
          <w:szCs w:val="32"/>
          <w:lang w:bidi="ar-EG"/>
        </w:rPr>
        <w:t xml:space="preserve"> </w:t>
      </w:r>
      <w:r w:rsidRPr="00E55386">
        <w:rPr>
          <w:rFonts w:ascii="Calibri" w:eastAsia="Calibri" w:hAnsi="Calibri" w:cs="Arial" w:hint="cs"/>
          <w:sz w:val="32"/>
          <w:szCs w:val="32"/>
          <w:rtl/>
          <w:lang w:bidi="ar-EG"/>
        </w:rPr>
        <w:t xml:space="preserve"> (</w:t>
      </w:r>
      <w:r w:rsidRPr="00E55386">
        <w:rPr>
          <w:rFonts w:ascii="Calibri" w:eastAsia="Calibri" w:hAnsi="Calibri" w:cs="Arial" w:hint="cs"/>
          <w:color w:val="FF0000"/>
          <w:sz w:val="32"/>
          <w:szCs w:val="32"/>
          <w:rtl/>
          <w:lang w:bidi="ar-EG"/>
        </w:rPr>
        <w:t>ن</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ك</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ر</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ة- م</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ع</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ر</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ف</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ة- ف</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ع</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ل</w:t>
      </w:r>
      <w:r w:rsidRPr="00E55386">
        <w:rPr>
          <w:rFonts w:ascii="Calibri" w:eastAsia="Calibri" w:hAnsi="Calibri" w:cs="Arial" w:hint="cs"/>
          <w:sz w:val="32"/>
          <w:szCs w:val="32"/>
          <w:rtl/>
          <w:lang w:bidi="ar-EG"/>
        </w:rPr>
        <w:t>).</w:t>
      </w:r>
    </w:p>
    <w:p w14:paraId="0DF31542" w14:textId="1AB4D0B3" w:rsidR="00E55386" w:rsidRPr="00E55386" w:rsidRDefault="00E55386" w:rsidP="00E55386">
      <w:pPr>
        <w:numPr>
          <w:ilvl w:val="0"/>
          <w:numId w:val="7"/>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ك</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ل</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مة " ضَرَبَ" هي .....          </w:t>
      </w:r>
      <w:r w:rsidRPr="00E55386">
        <w:rPr>
          <w:rFonts w:ascii="Calibri" w:eastAsia="Calibri" w:hAnsi="Calibri" w:cs="Arial"/>
          <w:sz w:val="32"/>
          <w:szCs w:val="32"/>
          <w:lang w:bidi="ar-EG"/>
        </w:rPr>
        <w:t xml:space="preserve">  </w:t>
      </w:r>
      <w:r w:rsidRPr="00E55386">
        <w:rPr>
          <w:rFonts w:ascii="Calibri" w:eastAsia="Calibri" w:hAnsi="Calibri" w:cs="Arial" w:hint="cs"/>
          <w:sz w:val="32"/>
          <w:szCs w:val="32"/>
          <w:rtl/>
          <w:lang w:bidi="ar-EG"/>
        </w:rPr>
        <w:t xml:space="preserve">   (</w:t>
      </w:r>
      <w:r w:rsidRPr="00E55386">
        <w:rPr>
          <w:rFonts w:ascii="Calibri" w:eastAsia="Calibri" w:hAnsi="Calibri" w:cs="Arial" w:hint="cs"/>
          <w:color w:val="FF0000"/>
          <w:sz w:val="32"/>
          <w:szCs w:val="32"/>
          <w:rtl/>
          <w:lang w:bidi="ar-EG"/>
        </w:rPr>
        <w:t>اس</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م- ف</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ع</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ل- ح</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ر</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ف</w:t>
      </w:r>
      <w:r w:rsidRPr="00E55386">
        <w:rPr>
          <w:rFonts w:ascii="Calibri" w:eastAsia="Calibri" w:hAnsi="Calibri" w:cs="Arial" w:hint="cs"/>
          <w:sz w:val="32"/>
          <w:szCs w:val="32"/>
          <w:rtl/>
          <w:lang w:bidi="ar-EG"/>
        </w:rPr>
        <w:t>).</w:t>
      </w:r>
    </w:p>
    <w:p w14:paraId="41833BAD" w14:textId="7A4ECE01" w:rsidR="00E55386" w:rsidRPr="00E55386" w:rsidRDefault="00E55386" w:rsidP="00E55386">
      <w:pPr>
        <w:numPr>
          <w:ilvl w:val="0"/>
          <w:numId w:val="7"/>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ما ه</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ذا؟ ه</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ذا .....                      (</w:t>
      </w:r>
      <w:r w:rsidRPr="00E55386">
        <w:rPr>
          <w:rFonts w:ascii="Calibri" w:eastAsia="Calibri" w:hAnsi="Calibri" w:cs="Arial" w:hint="cs"/>
          <w:color w:val="FF0000"/>
          <w:sz w:val="32"/>
          <w:szCs w:val="32"/>
          <w:rtl/>
          <w:lang w:bidi="ar-EG"/>
        </w:rPr>
        <w:t>بِنْت- في- قَلمٌ</w:t>
      </w:r>
      <w:r w:rsidRPr="00E55386">
        <w:rPr>
          <w:rFonts w:ascii="Calibri" w:eastAsia="Calibri" w:hAnsi="Calibri" w:cs="Arial" w:hint="cs"/>
          <w:sz w:val="32"/>
          <w:szCs w:val="32"/>
          <w:rtl/>
          <w:lang w:bidi="ar-EG"/>
        </w:rPr>
        <w:t>).</w:t>
      </w:r>
    </w:p>
    <w:p w14:paraId="62952640" w14:textId="77777777" w:rsidR="00E55386" w:rsidRPr="00E55386" w:rsidRDefault="00E55386" w:rsidP="00E55386">
      <w:pPr>
        <w:numPr>
          <w:ilvl w:val="0"/>
          <w:numId w:val="7"/>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جَمْع تاجِر...                          (</w:t>
      </w:r>
      <w:proofErr w:type="spellStart"/>
      <w:r w:rsidRPr="00E55386">
        <w:rPr>
          <w:rFonts w:ascii="Calibri" w:eastAsia="Calibri" w:hAnsi="Calibri" w:cs="Arial" w:hint="cs"/>
          <w:color w:val="FF0000"/>
          <w:sz w:val="32"/>
          <w:szCs w:val="32"/>
          <w:rtl/>
          <w:lang w:bidi="ar-EG"/>
        </w:rPr>
        <w:t>تَاجِرات</w:t>
      </w:r>
      <w:proofErr w:type="spellEnd"/>
      <w:r w:rsidRPr="00E55386">
        <w:rPr>
          <w:rFonts w:ascii="Calibri" w:eastAsia="Calibri" w:hAnsi="Calibri" w:cs="Arial" w:hint="cs"/>
          <w:color w:val="FF0000"/>
          <w:sz w:val="32"/>
          <w:szCs w:val="32"/>
          <w:rtl/>
          <w:lang w:bidi="ar-EG"/>
        </w:rPr>
        <w:t xml:space="preserve">- تُجَّار- </w:t>
      </w:r>
      <w:proofErr w:type="spellStart"/>
      <w:r w:rsidRPr="00E55386">
        <w:rPr>
          <w:rFonts w:ascii="Calibri" w:eastAsia="Calibri" w:hAnsi="Calibri" w:cs="Arial" w:hint="cs"/>
          <w:color w:val="FF0000"/>
          <w:sz w:val="32"/>
          <w:szCs w:val="32"/>
          <w:rtl/>
          <w:lang w:bidi="ar-EG"/>
        </w:rPr>
        <w:t>تجَاجِير</w:t>
      </w:r>
      <w:proofErr w:type="spellEnd"/>
      <w:r w:rsidRPr="00E55386">
        <w:rPr>
          <w:rFonts w:ascii="Calibri" w:eastAsia="Calibri" w:hAnsi="Calibri" w:cs="Arial" w:hint="cs"/>
          <w:sz w:val="32"/>
          <w:szCs w:val="32"/>
          <w:rtl/>
          <w:lang w:bidi="ar-EG"/>
        </w:rPr>
        <w:t>).</w:t>
      </w:r>
    </w:p>
    <w:p w14:paraId="0EE94D41" w14:textId="4FAB2DA6" w:rsidR="00E55386" w:rsidRPr="00E55386" w:rsidRDefault="00E55386" w:rsidP="00E55386">
      <w:pPr>
        <w:numPr>
          <w:ilvl w:val="0"/>
          <w:numId w:val="7"/>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 xml:space="preserve">الكِتابُ جَدِيدٌ هذه جُمْلَة .....          ( </w:t>
      </w:r>
      <w:r w:rsidRPr="00E55386">
        <w:rPr>
          <w:rFonts w:ascii="Calibri" w:eastAsia="Calibri" w:hAnsi="Calibri" w:cs="Arial" w:hint="cs"/>
          <w:color w:val="FF0000"/>
          <w:sz w:val="32"/>
          <w:szCs w:val="32"/>
          <w:rtl/>
          <w:lang w:bidi="ar-EG"/>
        </w:rPr>
        <w:t>ف</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ع</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ل</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ي</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ة- اِسْميّة- حرْفِيّة</w:t>
      </w:r>
      <w:r w:rsidRPr="00E55386">
        <w:rPr>
          <w:rFonts w:ascii="Calibri" w:eastAsia="Calibri" w:hAnsi="Calibri" w:cs="Arial" w:hint="cs"/>
          <w:sz w:val="32"/>
          <w:szCs w:val="32"/>
          <w:rtl/>
          <w:lang w:bidi="ar-EG"/>
        </w:rPr>
        <w:t>)</w:t>
      </w:r>
    </w:p>
    <w:p w14:paraId="27456E96" w14:textId="77D2C435" w:rsidR="00E55386" w:rsidRPr="00E55386" w:rsidRDefault="00E55386" w:rsidP="00E55386">
      <w:pPr>
        <w:numPr>
          <w:ilvl w:val="0"/>
          <w:numId w:val="7"/>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 xml:space="preserve">الكِتَابُ ...... الحَقِيبة                  ( </w:t>
      </w:r>
      <w:r w:rsidRPr="00E55386">
        <w:rPr>
          <w:rFonts w:ascii="Calibri" w:eastAsia="Calibri" w:hAnsi="Calibri" w:cs="Arial" w:hint="cs"/>
          <w:color w:val="FF0000"/>
          <w:sz w:val="32"/>
          <w:szCs w:val="32"/>
          <w:rtl/>
          <w:lang w:bidi="ar-EG"/>
        </w:rPr>
        <w:t>فِي- ع</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ل</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ى- ت</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ح</w:t>
      </w:r>
      <w:r w:rsidR="00D8062D">
        <w:rPr>
          <w:rFonts w:ascii="Calibri" w:eastAsia="Calibri" w:hAnsi="Calibri" w:cs="Arial" w:hint="cs"/>
          <w:color w:val="FF0000"/>
          <w:sz w:val="32"/>
          <w:szCs w:val="32"/>
          <w:rtl/>
          <w:lang w:bidi="ar-EG"/>
        </w:rPr>
        <w:t>ْ</w:t>
      </w:r>
      <w:r w:rsidRPr="00E55386">
        <w:rPr>
          <w:rFonts w:ascii="Calibri" w:eastAsia="Calibri" w:hAnsi="Calibri" w:cs="Arial" w:hint="cs"/>
          <w:color w:val="FF0000"/>
          <w:sz w:val="32"/>
          <w:szCs w:val="32"/>
          <w:rtl/>
          <w:lang w:bidi="ar-EG"/>
        </w:rPr>
        <w:t>ت</w:t>
      </w:r>
      <w:r w:rsidRPr="00E55386">
        <w:rPr>
          <w:rFonts w:ascii="Calibri" w:eastAsia="Calibri" w:hAnsi="Calibri" w:cs="Arial" w:hint="cs"/>
          <w:sz w:val="32"/>
          <w:szCs w:val="32"/>
          <w:rtl/>
          <w:lang w:bidi="ar-EG"/>
        </w:rPr>
        <w:t>)</w:t>
      </w:r>
    </w:p>
    <w:p w14:paraId="2DB03E45" w14:textId="5A1CEFD1" w:rsidR="00E55386" w:rsidRPr="00E55386" w:rsidRDefault="00E55386" w:rsidP="00E55386">
      <w:pPr>
        <w:numPr>
          <w:ilvl w:val="0"/>
          <w:numId w:val="7"/>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م</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ن ض</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م</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ائ</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ر الغ</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ائب.......             ( </w:t>
      </w:r>
      <w:r w:rsidRPr="00E55386">
        <w:rPr>
          <w:rFonts w:ascii="Calibri" w:eastAsia="Calibri" w:hAnsi="Calibri" w:cs="Arial" w:hint="cs"/>
          <w:color w:val="FF0000"/>
          <w:sz w:val="32"/>
          <w:szCs w:val="32"/>
          <w:rtl/>
          <w:lang w:bidi="ar-EG"/>
        </w:rPr>
        <w:t>أنا- أنْتَ- هُو</w:t>
      </w:r>
      <w:r w:rsidRPr="00E55386">
        <w:rPr>
          <w:rFonts w:ascii="Calibri" w:eastAsia="Calibri" w:hAnsi="Calibri" w:cs="Arial" w:hint="cs"/>
          <w:sz w:val="32"/>
          <w:szCs w:val="32"/>
          <w:rtl/>
          <w:lang w:bidi="ar-EG"/>
        </w:rPr>
        <w:t>)</w:t>
      </w:r>
    </w:p>
    <w:p w14:paraId="5D51A55F" w14:textId="69931690" w:rsidR="00E55386" w:rsidRPr="00E55386" w:rsidRDefault="00E55386" w:rsidP="00E55386">
      <w:pPr>
        <w:numPr>
          <w:ilvl w:val="0"/>
          <w:numId w:val="7"/>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ه</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ذ</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ان .... الك</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ت</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ابان الجديدان          (</w:t>
      </w:r>
      <w:r w:rsidRPr="00E55386">
        <w:rPr>
          <w:rFonts w:ascii="Calibri" w:eastAsia="Calibri" w:hAnsi="Calibri" w:cs="Arial" w:hint="cs"/>
          <w:color w:val="FF0000"/>
          <w:sz w:val="32"/>
          <w:szCs w:val="32"/>
          <w:rtl/>
          <w:lang w:bidi="ar-EG"/>
        </w:rPr>
        <w:t>هما- هُم- هُنّ</w:t>
      </w:r>
      <w:r w:rsidRPr="00E55386">
        <w:rPr>
          <w:rFonts w:ascii="Calibri" w:eastAsia="Calibri" w:hAnsi="Calibri" w:cs="Arial" w:hint="cs"/>
          <w:sz w:val="32"/>
          <w:szCs w:val="32"/>
          <w:rtl/>
          <w:lang w:bidi="ar-EG"/>
        </w:rPr>
        <w:t>)</w:t>
      </w:r>
    </w:p>
    <w:p w14:paraId="20421238" w14:textId="77777777" w:rsidR="00E55386" w:rsidRPr="00E55386" w:rsidRDefault="00E55386" w:rsidP="00E55386">
      <w:pPr>
        <w:numPr>
          <w:ilvl w:val="0"/>
          <w:numId w:val="7"/>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مُحَمّد وعلي ...... طَالِبان جَيِّدان    (</w:t>
      </w:r>
      <w:r w:rsidRPr="00E55386">
        <w:rPr>
          <w:rFonts w:ascii="Calibri" w:eastAsia="Calibri" w:hAnsi="Calibri" w:cs="Arial" w:hint="cs"/>
          <w:color w:val="FF0000"/>
          <w:sz w:val="32"/>
          <w:szCs w:val="32"/>
          <w:rtl/>
          <w:lang w:bidi="ar-EG"/>
        </w:rPr>
        <w:t>هذان- أنْتُما- هُما</w:t>
      </w:r>
      <w:r w:rsidRPr="00E55386">
        <w:rPr>
          <w:rFonts w:ascii="Calibri" w:eastAsia="Calibri" w:hAnsi="Calibri" w:cs="Arial" w:hint="cs"/>
          <w:sz w:val="32"/>
          <w:szCs w:val="32"/>
          <w:rtl/>
          <w:lang w:bidi="ar-EG"/>
        </w:rPr>
        <w:t>).</w:t>
      </w:r>
    </w:p>
    <w:p w14:paraId="21C1A69E" w14:textId="7242A78C" w:rsidR="00E55386" w:rsidRPr="00E55386" w:rsidRDefault="00E55386" w:rsidP="00E55386">
      <w:pPr>
        <w:numPr>
          <w:ilvl w:val="0"/>
          <w:numId w:val="7"/>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 ش</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ر</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ب</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وا الم</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اء               ( </w:t>
      </w:r>
      <w:r w:rsidRPr="00E55386">
        <w:rPr>
          <w:rFonts w:ascii="Calibri" w:eastAsia="Calibri" w:hAnsi="Calibri" w:cs="Arial" w:hint="cs"/>
          <w:color w:val="FF0000"/>
          <w:sz w:val="32"/>
          <w:szCs w:val="32"/>
          <w:rtl/>
          <w:lang w:bidi="ar-EG"/>
        </w:rPr>
        <w:t>هُو- هُنّ- هُمْ</w:t>
      </w:r>
      <w:r w:rsidRPr="00E55386">
        <w:rPr>
          <w:rFonts w:ascii="Calibri" w:eastAsia="Calibri" w:hAnsi="Calibri" w:cs="Arial" w:hint="cs"/>
          <w:sz w:val="32"/>
          <w:szCs w:val="32"/>
          <w:rtl/>
          <w:lang w:bidi="ar-EG"/>
        </w:rPr>
        <w:t>)</w:t>
      </w:r>
    </w:p>
    <w:p w14:paraId="1D21BEB0" w14:textId="77777777" w:rsidR="00E55386" w:rsidRPr="00E55386" w:rsidRDefault="00E55386" w:rsidP="00E55386">
      <w:pPr>
        <w:bidi/>
        <w:rPr>
          <w:rFonts w:ascii="Calibri" w:eastAsia="Calibri" w:hAnsi="Calibri" w:cs="Arial"/>
          <w:sz w:val="32"/>
          <w:szCs w:val="32"/>
          <w:rtl/>
          <w:lang w:bidi="ar-EG"/>
        </w:rPr>
      </w:pPr>
    </w:p>
    <w:p w14:paraId="329D1DC3" w14:textId="19FBA5CD" w:rsidR="00E55386" w:rsidRPr="00E55386" w:rsidRDefault="00E55386" w:rsidP="00E55386">
      <w:pPr>
        <w:bidi/>
        <w:rPr>
          <w:rFonts w:ascii="Calibri" w:eastAsia="Calibri" w:hAnsi="Calibri" w:cs="Arial"/>
          <w:color w:val="4472C4"/>
          <w:sz w:val="32"/>
          <w:szCs w:val="32"/>
          <w:lang w:bidi="ar-EG"/>
        </w:rPr>
      </w:pPr>
      <w:r>
        <w:rPr>
          <w:rFonts w:ascii="Calibri" w:eastAsia="Calibri" w:hAnsi="Calibri" w:cs="Arial" w:hint="cs"/>
          <w:color w:val="4472C4"/>
          <w:sz w:val="32"/>
          <w:szCs w:val="32"/>
          <w:rtl/>
          <w:lang w:bidi="ar-EG"/>
        </w:rPr>
        <w:t>السؤال الثاني</w:t>
      </w:r>
      <w:r w:rsidRPr="00E55386">
        <w:rPr>
          <w:rFonts w:ascii="Calibri" w:eastAsia="Calibri" w:hAnsi="Calibri" w:cs="Arial" w:hint="cs"/>
          <w:color w:val="4472C4"/>
          <w:sz w:val="32"/>
          <w:szCs w:val="32"/>
          <w:rtl/>
          <w:lang w:bidi="ar-EG"/>
        </w:rPr>
        <w:t>: ضَعْ علامة (×) على الكلمة الغريبة.</w:t>
      </w:r>
    </w:p>
    <w:p w14:paraId="508B81AE" w14:textId="3E4EF5C6" w:rsidR="00E55386" w:rsidRPr="00E55386" w:rsidRDefault="00E55386" w:rsidP="00E55386">
      <w:pPr>
        <w:rPr>
          <w:rFonts w:ascii="Calibri" w:eastAsia="Calibri" w:hAnsi="Calibri" w:cs="Arial"/>
          <w:color w:val="4472C4"/>
          <w:sz w:val="32"/>
          <w:szCs w:val="32"/>
          <w:lang w:bidi="ar-EG"/>
        </w:rPr>
      </w:pPr>
      <w:r w:rsidRPr="00E55386">
        <w:rPr>
          <w:rFonts w:ascii="Calibri" w:eastAsia="Calibri" w:hAnsi="Calibri" w:cs="Arial"/>
          <w:color w:val="4472C4"/>
          <w:sz w:val="32"/>
          <w:szCs w:val="32"/>
          <w:lang w:bidi="ar-EG"/>
        </w:rPr>
        <w:t>Q2: Put (</w:t>
      </w:r>
      <w:r w:rsidRPr="00E55386">
        <w:rPr>
          <w:rFonts w:ascii="Calibri" w:eastAsia="Calibri" w:hAnsi="Calibri" w:cs="Arial" w:hint="cs"/>
          <w:color w:val="4472C4"/>
          <w:sz w:val="32"/>
          <w:szCs w:val="32"/>
          <w:rtl/>
          <w:lang w:bidi="ar-EG"/>
        </w:rPr>
        <w:t>×</w:t>
      </w:r>
      <w:r w:rsidRPr="00E55386">
        <w:rPr>
          <w:rFonts w:ascii="Calibri" w:eastAsia="Calibri" w:hAnsi="Calibri" w:cs="Arial"/>
          <w:color w:val="4472C4"/>
          <w:sz w:val="32"/>
          <w:szCs w:val="32"/>
          <w:lang w:bidi="ar-EG"/>
        </w:rPr>
        <w:t>) on the (odd) word</w:t>
      </w:r>
      <w:r w:rsidR="00212403">
        <w:rPr>
          <w:rFonts w:ascii="Calibri" w:eastAsia="Calibri" w:hAnsi="Calibri" w:cs="Arial"/>
          <w:color w:val="4472C4"/>
          <w:sz w:val="32"/>
          <w:szCs w:val="32"/>
          <w:lang w:bidi="ar-EG"/>
        </w:rPr>
        <w:t xml:space="preserve"> or Highlight it</w:t>
      </w:r>
      <w:r w:rsidRPr="00E55386">
        <w:rPr>
          <w:rFonts w:ascii="Calibri" w:eastAsia="Calibri" w:hAnsi="Calibri" w:cs="Arial"/>
          <w:color w:val="4472C4"/>
          <w:sz w:val="32"/>
          <w:szCs w:val="32"/>
          <w:lang w:bidi="ar-EG"/>
        </w:rPr>
        <w:t>: (2</w:t>
      </w:r>
      <w:r w:rsidR="00212403">
        <w:rPr>
          <w:rFonts w:ascii="Calibri" w:eastAsia="Calibri" w:hAnsi="Calibri" w:cs="Arial"/>
          <w:color w:val="4472C4"/>
          <w:sz w:val="32"/>
          <w:szCs w:val="32"/>
          <w:lang w:bidi="ar-EG"/>
        </w:rPr>
        <w:t>5</w:t>
      </w:r>
      <w:r w:rsidRPr="00E55386">
        <w:rPr>
          <w:rFonts w:ascii="Calibri" w:eastAsia="Calibri" w:hAnsi="Calibri" w:cs="Arial"/>
          <w:color w:val="4472C4"/>
          <w:sz w:val="32"/>
          <w:szCs w:val="32"/>
          <w:lang w:bidi="ar-EG"/>
        </w:rPr>
        <w:t xml:space="preserve"> Marks)</w:t>
      </w:r>
    </w:p>
    <w:p w14:paraId="12FAC0C3" w14:textId="77777777" w:rsidR="00E55386" w:rsidRPr="00E55386" w:rsidRDefault="00E55386" w:rsidP="00E55386">
      <w:pPr>
        <w:numPr>
          <w:ilvl w:val="0"/>
          <w:numId w:val="9"/>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كِتاب- قَلَم- سَيَّارة- مَدْرَسَة.</w:t>
      </w:r>
    </w:p>
    <w:p w14:paraId="38C1B66F" w14:textId="77777777" w:rsidR="00E55386" w:rsidRPr="00E55386" w:rsidRDefault="00E55386" w:rsidP="00E55386">
      <w:pPr>
        <w:numPr>
          <w:ilvl w:val="0"/>
          <w:numId w:val="9"/>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هُو- هما- هُم- أنْتَ.</w:t>
      </w:r>
    </w:p>
    <w:p w14:paraId="7A807FA3" w14:textId="77777777" w:rsidR="00E55386" w:rsidRPr="00E55386" w:rsidRDefault="00E55386" w:rsidP="00E55386">
      <w:pPr>
        <w:numPr>
          <w:ilvl w:val="0"/>
          <w:numId w:val="9"/>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أنْـتِ- أنْتُما- هو- أنْتُنّ.</w:t>
      </w:r>
    </w:p>
    <w:p w14:paraId="2EAD7CB6" w14:textId="2418E587" w:rsidR="00E55386" w:rsidRPr="00E55386" w:rsidRDefault="00E55386" w:rsidP="00E55386">
      <w:pPr>
        <w:numPr>
          <w:ilvl w:val="0"/>
          <w:numId w:val="9"/>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ضَرب- كِتَاب- ش</w:t>
      </w:r>
      <w:r w:rsidR="00212403">
        <w:rPr>
          <w:rFonts w:ascii="Calibri" w:eastAsia="Calibri" w:hAnsi="Calibri" w:cs="Arial" w:hint="cs"/>
          <w:sz w:val="32"/>
          <w:szCs w:val="32"/>
          <w:rtl/>
          <w:lang w:bidi="ar-EG"/>
        </w:rPr>
        <w:t>َرِ</w:t>
      </w:r>
      <w:r w:rsidRPr="00E55386">
        <w:rPr>
          <w:rFonts w:ascii="Calibri" w:eastAsia="Calibri" w:hAnsi="Calibri" w:cs="Arial" w:hint="cs"/>
          <w:sz w:val="32"/>
          <w:szCs w:val="32"/>
          <w:rtl/>
          <w:lang w:bidi="ar-EG"/>
        </w:rPr>
        <w:t>ب- أ</w:t>
      </w:r>
      <w:r w:rsidR="00541BB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ك</w:t>
      </w:r>
      <w:r w:rsidR="00541BB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ل.</w:t>
      </w:r>
    </w:p>
    <w:p w14:paraId="50962C8E" w14:textId="2A499136" w:rsidR="00E55386" w:rsidRPr="00E55386" w:rsidRDefault="00E55386" w:rsidP="00E55386">
      <w:pPr>
        <w:numPr>
          <w:ilvl w:val="0"/>
          <w:numId w:val="9"/>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ذ</w:t>
      </w:r>
      <w:r w:rsidR="004337A1">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ل</w:t>
      </w:r>
      <w:r w:rsidR="004337A1">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ك- ه</w:t>
      </w:r>
      <w:r w:rsidR="004337A1">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ذ</w:t>
      </w:r>
      <w:r w:rsidR="004337A1">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ا- أنْتَ- تِلْكَ.</w:t>
      </w:r>
    </w:p>
    <w:p w14:paraId="2C3826A5" w14:textId="77777777" w:rsidR="00E55386" w:rsidRPr="00E55386" w:rsidRDefault="00E55386" w:rsidP="00E55386">
      <w:pPr>
        <w:numPr>
          <w:ilvl w:val="0"/>
          <w:numId w:val="9"/>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الكِتاب- القَلَم- السَّيّارة- ساعة</w:t>
      </w:r>
    </w:p>
    <w:p w14:paraId="012F405E" w14:textId="77777777" w:rsidR="00E55386" w:rsidRPr="00E55386" w:rsidRDefault="00E55386" w:rsidP="00E55386">
      <w:pPr>
        <w:numPr>
          <w:ilvl w:val="0"/>
          <w:numId w:val="9"/>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أنْتَ- أنْتُما- هُما- أنْتُم.</w:t>
      </w:r>
    </w:p>
    <w:p w14:paraId="0CC50103" w14:textId="77777777" w:rsidR="00E55386" w:rsidRPr="00E55386" w:rsidRDefault="00E55386" w:rsidP="00E55386">
      <w:pPr>
        <w:numPr>
          <w:ilvl w:val="0"/>
          <w:numId w:val="9"/>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ولَدٌ- كَتابٌ- قَلمًا- ساعةٌ</w:t>
      </w:r>
    </w:p>
    <w:p w14:paraId="7CC47FAB" w14:textId="29549AAB" w:rsidR="00E55386" w:rsidRPr="00E55386" w:rsidRDefault="00E55386" w:rsidP="00E55386">
      <w:pPr>
        <w:numPr>
          <w:ilvl w:val="0"/>
          <w:numId w:val="9"/>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هُنا- هُناك- تحْتَ- أم</w:t>
      </w:r>
      <w:r w:rsidR="00212403">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س</w:t>
      </w:r>
    </w:p>
    <w:p w14:paraId="1962B594" w14:textId="77777777" w:rsidR="00E55386" w:rsidRPr="00E55386" w:rsidRDefault="00E55386" w:rsidP="00E55386">
      <w:pPr>
        <w:numPr>
          <w:ilvl w:val="0"/>
          <w:numId w:val="9"/>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أمْس – غَدًا- هُناك- الآن</w:t>
      </w:r>
    </w:p>
    <w:p w14:paraId="23623331" w14:textId="77777777" w:rsidR="0060719C" w:rsidRDefault="0060719C" w:rsidP="00E55386">
      <w:pPr>
        <w:bidi/>
        <w:rPr>
          <w:rFonts w:ascii="Calibri" w:eastAsia="Calibri" w:hAnsi="Calibri" w:cs="Arial"/>
          <w:sz w:val="32"/>
          <w:szCs w:val="32"/>
          <w:lang w:bidi="ar-EG"/>
        </w:rPr>
      </w:pPr>
    </w:p>
    <w:p w14:paraId="782C864B" w14:textId="38B35005" w:rsidR="00E55386" w:rsidRPr="00E55386" w:rsidRDefault="00E55386" w:rsidP="00E55386">
      <w:pPr>
        <w:bidi/>
        <w:ind w:left="360"/>
        <w:rPr>
          <w:rFonts w:ascii="Calibri" w:eastAsia="Calibri" w:hAnsi="Calibri" w:cs="Arial"/>
          <w:color w:val="4472C4"/>
          <w:sz w:val="32"/>
          <w:szCs w:val="32"/>
          <w:lang w:bidi="ar-EG"/>
        </w:rPr>
      </w:pPr>
      <w:r>
        <w:rPr>
          <w:rFonts w:ascii="Calibri" w:eastAsia="Calibri" w:hAnsi="Calibri" w:cs="Arial" w:hint="cs"/>
          <w:color w:val="4472C4"/>
          <w:sz w:val="32"/>
          <w:szCs w:val="32"/>
          <w:rtl/>
          <w:lang w:bidi="ar-EG"/>
        </w:rPr>
        <w:lastRenderedPageBreak/>
        <w:t xml:space="preserve">السؤال </w:t>
      </w:r>
      <w:r w:rsidR="00212403">
        <w:rPr>
          <w:rFonts w:ascii="Calibri" w:eastAsia="Calibri" w:hAnsi="Calibri" w:cs="Arial" w:hint="cs"/>
          <w:color w:val="4472C4"/>
          <w:sz w:val="32"/>
          <w:szCs w:val="32"/>
          <w:rtl/>
          <w:lang w:bidi="ar-EG"/>
        </w:rPr>
        <w:t>الثَّالث</w:t>
      </w:r>
      <w:r w:rsidRPr="00E55386">
        <w:rPr>
          <w:rFonts w:ascii="Calibri" w:eastAsia="Calibri" w:hAnsi="Calibri" w:cs="Arial" w:hint="cs"/>
          <w:color w:val="4472C4"/>
          <w:sz w:val="32"/>
          <w:szCs w:val="32"/>
          <w:rtl/>
          <w:lang w:bidi="ar-EG"/>
        </w:rPr>
        <w:t>: اقْرأ الفِقْرَة التالية ثُم اسْتخْرِج منها:</w:t>
      </w:r>
    </w:p>
    <w:p w14:paraId="5F28D3D8" w14:textId="4AA1AC18" w:rsidR="00E55386" w:rsidRPr="00E55386" w:rsidRDefault="0001290E" w:rsidP="00E55386">
      <w:pPr>
        <w:ind w:left="360"/>
        <w:rPr>
          <w:rFonts w:ascii="Calibri" w:eastAsia="Calibri" w:hAnsi="Calibri" w:cs="Arial"/>
          <w:color w:val="4472C4"/>
          <w:sz w:val="28"/>
          <w:szCs w:val="28"/>
          <w:rtl/>
          <w:lang w:bidi="ar-EG"/>
        </w:rPr>
      </w:pPr>
      <w:r>
        <w:rPr>
          <w:rFonts w:ascii="Calibri" w:eastAsia="Calibri" w:hAnsi="Calibri" w:cs="Arial"/>
          <w:color w:val="4472C4"/>
          <w:sz w:val="28"/>
          <w:szCs w:val="28"/>
          <w:lang w:bidi="ar-EG"/>
        </w:rPr>
        <w:t xml:space="preserve">Q4: </w:t>
      </w:r>
      <w:r w:rsidR="00E55386" w:rsidRPr="00E55386">
        <w:rPr>
          <w:rFonts w:ascii="Calibri" w:eastAsia="Calibri" w:hAnsi="Calibri" w:cs="Arial"/>
          <w:color w:val="4472C4"/>
          <w:sz w:val="28"/>
          <w:szCs w:val="28"/>
          <w:lang w:bidi="ar-EG"/>
        </w:rPr>
        <w:t>Read the following text and extract</w:t>
      </w:r>
      <w:r w:rsidR="00E55386" w:rsidRPr="00E55386">
        <w:rPr>
          <w:rFonts w:ascii="Calibri" w:eastAsia="Calibri" w:hAnsi="Calibri" w:cs="Arial"/>
          <w:color w:val="4472C4"/>
          <w:sz w:val="28"/>
          <w:szCs w:val="28"/>
          <w:rtl/>
          <w:lang w:bidi="ar-EG"/>
        </w:rPr>
        <w:t>:</w:t>
      </w:r>
      <w:r w:rsidR="00E55386" w:rsidRPr="00E55386">
        <w:rPr>
          <w:rFonts w:ascii="Calibri" w:eastAsia="Calibri" w:hAnsi="Calibri" w:cs="Arial"/>
          <w:color w:val="4472C4"/>
          <w:sz w:val="28"/>
          <w:szCs w:val="28"/>
          <w:lang w:bidi="ar-EG"/>
        </w:rPr>
        <w:t xml:space="preserve"> (2</w:t>
      </w:r>
      <w:r w:rsidR="00212403">
        <w:rPr>
          <w:rFonts w:ascii="Calibri" w:eastAsia="Calibri" w:hAnsi="Calibri" w:cs="Arial"/>
          <w:color w:val="4472C4"/>
          <w:sz w:val="28"/>
          <w:szCs w:val="28"/>
          <w:lang w:bidi="ar-EG"/>
        </w:rPr>
        <w:t>5</w:t>
      </w:r>
      <w:r w:rsidR="00E55386" w:rsidRPr="00E55386">
        <w:rPr>
          <w:rFonts w:ascii="Calibri" w:eastAsia="Calibri" w:hAnsi="Calibri" w:cs="Arial"/>
          <w:color w:val="4472C4"/>
          <w:sz w:val="28"/>
          <w:szCs w:val="28"/>
          <w:lang w:bidi="ar-EG"/>
        </w:rPr>
        <w:t xml:space="preserve"> Marks)</w:t>
      </w:r>
    </w:p>
    <w:p w14:paraId="3C53F530" w14:textId="1011EB28" w:rsidR="00E55386" w:rsidRPr="00E55386" w:rsidRDefault="00E55386" w:rsidP="00E55386">
      <w:pPr>
        <w:bidi/>
        <w:ind w:left="360"/>
        <w:rPr>
          <w:rFonts w:ascii="Calibri" w:eastAsia="Calibri" w:hAnsi="Calibri" w:cs="Arial"/>
          <w:sz w:val="32"/>
          <w:szCs w:val="32"/>
          <w:rtl/>
          <w:lang w:bidi="ar-EG"/>
        </w:rPr>
      </w:pPr>
      <w:r w:rsidRPr="00E55386">
        <w:rPr>
          <w:rFonts w:ascii="Calibri" w:eastAsia="Calibri" w:hAnsi="Calibri" w:cs="Arial" w:hint="cs"/>
          <w:sz w:val="32"/>
          <w:szCs w:val="32"/>
          <w:rtl/>
          <w:lang w:bidi="ar-EG"/>
        </w:rPr>
        <w:t xml:space="preserve">مُحمّدٌ طالِبٌ في المَدْرَسة، </w:t>
      </w:r>
      <w:r w:rsidR="00212403">
        <w:rPr>
          <w:rFonts w:ascii="Calibri" w:eastAsia="Calibri" w:hAnsi="Calibri" w:cs="Arial" w:hint="cs"/>
          <w:sz w:val="32"/>
          <w:szCs w:val="32"/>
          <w:rtl/>
          <w:lang w:bidi="ar-EG"/>
        </w:rPr>
        <w:t>ذَهَب</w:t>
      </w:r>
      <w:r w:rsidRPr="00E55386">
        <w:rPr>
          <w:rFonts w:ascii="Calibri" w:eastAsia="Calibri" w:hAnsi="Calibri" w:cs="Arial" w:hint="cs"/>
          <w:sz w:val="32"/>
          <w:szCs w:val="32"/>
          <w:rtl/>
          <w:lang w:bidi="ar-EG"/>
        </w:rPr>
        <w:t xml:space="preserve"> مُحمّدٌ إلى مَدْرَسَتِه في الصّباح، مَدْرَسة مُحّمّدٍ قَرِيبَةٌ مِنْ بَيْتِه. </w:t>
      </w:r>
      <w:r w:rsidR="00212403">
        <w:rPr>
          <w:rFonts w:ascii="Calibri" w:eastAsia="Calibri" w:hAnsi="Calibri" w:cs="Arial" w:hint="cs"/>
          <w:sz w:val="32"/>
          <w:szCs w:val="32"/>
          <w:rtl/>
          <w:lang w:bidi="ar-EG"/>
        </w:rPr>
        <w:t>شَرِب</w:t>
      </w:r>
      <w:r w:rsidRPr="00E55386">
        <w:rPr>
          <w:rFonts w:ascii="Calibri" w:eastAsia="Calibri" w:hAnsi="Calibri" w:cs="Arial" w:hint="cs"/>
          <w:sz w:val="32"/>
          <w:szCs w:val="32"/>
          <w:rtl/>
          <w:lang w:bidi="ar-EG"/>
        </w:rPr>
        <w:t xml:space="preserve"> مُحَمّد اللَبَنَ، </w:t>
      </w:r>
      <w:r w:rsidR="00212403">
        <w:rPr>
          <w:rFonts w:ascii="Calibri" w:eastAsia="Calibri" w:hAnsi="Calibri" w:cs="Arial" w:hint="cs"/>
          <w:sz w:val="32"/>
          <w:szCs w:val="32"/>
          <w:rtl/>
          <w:lang w:bidi="ar-EG"/>
        </w:rPr>
        <w:t xml:space="preserve">وأكل </w:t>
      </w:r>
      <w:r w:rsidRPr="00E55386">
        <w:rPr>
          <w:rFonts w:ascii="Calibri" w:eastAsia="Calibri" w:hAnsi="Calibri" w:cs="Arial" w:hint="cs"/>
          <w:sz w:val="32"/>
          <w:szCs w:val="32"/>
          <w:rtl/>
          <w:lang w:bidi="ar-EG"/>
        </w:rPr>
        <w:t>التَّمْر في الصَّباح، هو طالبٌ مُجْتَهِدٌ يُحِب المَدْرَسة، وهذه المَدْرَسة نَظِيفَةٌ.</w:t>
      </w:r>
    </w:p>
    <w:p w14:paraId="7BF2059B" w14:textId="77777777" w:rsidR="00E55386" w:rsidRPr="00E55386" w:rsidRDefault="00E55386" w:rsidP="00E55386">
      <w:pPr>
        <w:bidi/>
        <w:ind w:left="360"/>
        <w:rPr>
          <w:rFonts w:ascii="Calibri" w:eastAsia="Calibri" w:hAnsi="Calibri" w:cs="Arial"/>
          <w:color w:val="FF0000"/>
          <w:sz w:val="32"/>
          <w:szCs w:val="32"/>
          <w:rtl/>
          <w:lang w:bidi="ar-EG"/>
        </w:rPr>
      </w:pPr>
      <w:r w:rsidRPr="00E55386">
        <w:rPr>
          <w:rFonts w:ascii="Calibri" w:eastAsia="Calibri" w:hAnsi="Calibri" w:cs="Arial" w:hint="cs"/>
          <w:color w:val="FF0000"/>
          <w:sz w:val="32"/>
          <w:szCs w:val="32"/>
          <w:rtl/>
          <w:lang w:bidi="ar-EG"/>
        </w:rPr>
        <w:t>اِسْتَخْرِج:</w:t>
      </w:r>
    </w:p>
    <w:p w14:paraId="0ECDFCFA" w14:textId="39E1AC66" w:rsidR="00E55386" w:rsidRPr="00E55386" w:rsidRDefault="00E55386" w:rsidP="00E55386">
      <w:pPr>
        <w:numPr>
          <w:ilvl w:val="0"/>
          <w:numId w:val="10"/>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جُملة فِعْلية</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r w:rsidRPr="00E55386">
        <w:rPr>
          <w:rFonts w:ascii="Calibri" w:eastAsia="Calibri" w:hAnsi="Calibri" w:cs="Arial"/>
          <w:sz w:val="32"/>
          <w:szCs w:val="32"/>
          <w:lang w:bidi="ar-EG"/>
        </w:rPr>
        <w:t xml:space="preserve">              </w:t>
      </w:r>
      <w:r w:rsidRPr="00E55386">
        <w:rPr>
          <w:rFonts w:ascii="Calibri" w:eastAsia="Calibri" w:hAnsi="Calibri" w:cs="Arial" w:hint="cs"/>
          <w:sz w:val="32"/>
          <w:szCs w:val="32"/>
          <w:rtl/>
          <w:lang w:bidi="ar-EG"/>
        </w:rPr>
        <w:t xml:space="preserve">   </w:t>
      </w:r>
    </w:p>
    <w:p w14:paraId="0F6ECB6E" w14:textId="5DBDC971" w:rsidR="00E55386" w:rsidRPr="00E55386" w:rsidRDefault="00E55386" w:rsidP="00E55386">
      <w:pPr>
        <w:numPr>
          <w:ilvl w:val="0"/>
          <w:numId w:val="10"/>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 xml:space="preserve">اِسْم </w:t>
      </w:r>
      <w:r w:rsidR="0001290E" w:rsidRPr="00E55386">
        <w:rPr>
          <w:rFonts w:ascii="Calibri" w:eastAsia="Calibri" w:hAnsi="Calibri" w:cs="Arial" w:hint="cs"/>
          <w:sz w:val="32"/>
          <w:szCs w:val="32"/>
          <w:rtl/>
          <w:lang w:bidi="ar-EG"/>
        </w:rPr>
        <w:t>إِشارة</w:t>
      </w:r>
      <w:r w:rsidR="0001290E" w:rsidRPr="00E55386">
        <w:rPr>
          <w:rFonts w:ascii="Calibri" w:eastAsia="Calibri" w:hAnsi="Calibri" w:cs="Arial" w:hint="cs"/>
          <w:sz w:val="28"/>
          <w:szCs w:val="28"/>
          <w:rtl/>
          <w:lang w:bidi="ar-EG"/>
        </w:rPr>
        <w:t>.</w:t>
      </w:r>
      <w:r w:rsidRPr="00E55386">
        <w:rPr>
          <w:rFonts w:ascii="Calibri" w:eastAsia="Calibri" w:hAnsi="Calibri" w:cs="Arial" w:hint="cs"/>
          <w:sz w:val="28"/>
          <w:szCs w:val="28"/>
          <w:rtl/>
          <w:lang w:bidi="ar-EG"/>
        </w:rPr>
        <w:t xml:space="preserve">       </w:t>
      </w:r>
      <w:r w:rsidRPr="00E55386">
        <w:rPr>
          <w:rFonts w:ascii="Calibri" w:eastAsia="Calibri" w:hAnsi="Calibri" w:cs="Arial" w:hint="cs"/>
          <w:sz w:val="32"/>
          <w:szCs w:val="32"/>
          <w:rtl/>
          <w:lang w:bidi="ar-EG"/>
        </w:rPr>
        <w:t xml:space="preserve">  </w:t>
      </w:r>
      <w:r w:rsidRPr="00E55386">
        <w:rPr>
          <w:rFonts w:ascii="Calibri" w:eastAsia="Calibri" w:hAnsi="Calibri" w:cs="Arial"/>
          <w:sz w:val="32"/>
          <w:szCs w:val="32"/>
          <w:lang w:bidi="ar-EG"/>
        </w:rPr>
        <w:t xml:space="preserve">                        </w:t>
      </w:r>
      <w:r w:rsidRPr="00E55386">
        <w:rPr>
          <w:rFonts w:ascii="Calibri" w:eastAsia="Calibri" w:hAnsi="Calibri" w:cs="Arial" w:hint="cs"/>
          <w:sz w:val="32"/>
          <w:szCs w:val="32"/>
          <w:rtl/>
          <w:lang w:bidi="ar-EG"/>
        </w:rPr>
        <w:t xml:space="preserve"> </w:t>
      </w:r>
    </w:p>
    <w:p w14:paraId="287EEED0" w14:textId="188A98B8" w:rsidR="00E55386" w:rsidRPr="00E55386" w:rsidRDefault="00E55386" w:rsidP="00E55386">
      <w:pPr>
        <w:numPr>
          <w:ilvl w:val="0"/>
          <w:numId w:val="10"/>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جُمْلة اِسْميّة</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r w:rsidRPr="00E55386">
        <w:rPr>
          <w:rFonts w:ascii="Calibri" w:eastAsia="Calibri" w:hAnsi="Calibri" w:cs="Arial"/>
          <w:sz w:val="32"/>
          <w:szCs w:val="32"/>
          <w:lang w:bidi="ar-EG"/>
        </w:rPr>
        <w:t xml:space="preserve">               </w:t>
      </w:r>
      <w:r w:rsidRPr="00E55386">
        <w:rPr>
          <w:rFonts w:ascii="Calibri" w:eastAsia="Calibri" w:hAnsi="Calibri" w:cs="Arial" w:hint="cs"/>
          <w:sz w:val="32"/>
          <w:szCs w:val="32"/>
          <w:rtl/>
          <w:lang w:bidi="ar-EG"/>
        </w:rPr>
        <w:t xml:space="preserve">   </w:t>
      </w:r>
    </w:p>
    <w:p w14:paraId="289C6FB7" w14:textId="54E5D635" w:rsidR="00E55386" w:rsidRPr="00E55386" w:rsidRDefault="00E55386" w:rsidP="00E55386">
      <w:pPr>
        <w:numPr>
          <w:ilvl w:val="0"/>
          <w:numId w:val="10"/>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مُضافٌ إليه</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r w:rsidRPr="00E55386">
        <w:rPr>
          <w:rFonts w:ascii="Calibri" w:eastAsia="Calibri" w:hAnsi="Calibri" w:cs="Arial"/>
          <w:sz w:val="32"/>
          <w:szCs w:val="32"/>
          <w:lang w:bidi="ar-EG"/>
        </w:rPr>
        <w:t xml:space="preserve">     </w:t>
      </w:r>
      <w:r w:rsidRPr="00E55386">
        <w:rPr>
          <w:rFonts w:ascii="Calibri" w:eastAsia="Calibri" w:hAnsi="Calibri" w:cs="Arial" w:hint="cs"/>
          <w:sz w:val="32"/>
          <w:szCs w:val="32"/>
          <w:rtl/>
          <w:lang w:bidi="ar-EG"/>
        </w:rPr>
        <w:t xml:space="preserve">    </w:t>
      </w:r>
    </w:p>
    <w:p w14:paraId="14768445" w14:textId="47739953" w:rsidR="00E55386" w:rsidRPr="00E55386" w:rsidRDefault="00E55386" w:rsidP="00E55386">
      <w:pPr>
        <w:numPr>
          <w:ilvl w:val="0"/>
          <w:numId w:val="10"/>
        </w:numPr>
        <w:bidi/>
        <w:contextualSpacing/>
        <w:rPr>
          <w:rFonts w:ascii="Calibri" w:eastAsia="Calibri" w:hAnsi="Calibri" w:cs="Arial"/>
          <w:sz w:val="32"/>
          <w:szCs w:val="32"/>
          <w:rtl/>
          <w:lang w:bidi="ar-EG"/>
        </w:rPr>
      </w:pPr>
      <w:r w:rsidRPr="00E55386">
        <w:rPr>
          <w:rFonts w:ascii="Calibri" w:eastAsia="Calibri" w:hAnsi="Calibri" w:cs="Arial" w:hint="cs"/>
          <w:sz w:val="32"/>
          <w:szCs w:val="32"/>
          <w:rtl/>
          <w:lang w:bidi="ar-EG"/>
        </w:rPr>
        <w:t xml:space="preserve">فِعْل </w:t>
      </w:r>
      <w:r w:rsidR="00212403">
        <w:rPr>
          <w:rFonts w:ascii="Calibri" w:eastAsia="Calibri" w:hAnsi="Calibri" w:cs="Arial" w:hint="cs"/>
          <w:sz w:val="32"/>
          <w:szCs w:val="32"/>
          <w:rtl/>
          <w:lang w:bidi="ar-EG"/>
        </w:rPr>
        <w:t>ماض</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p>
    <w:p w14:paraId="21BCF4CE" w14:textId="540583CC" w:rsidR="00E55386" w:rsidRPr="00E55386" w:rsidRDefault="00E55386" w:rsidP="00E55386">
      <w:pPr>
        <w:numPr>
          <w:ilvl w:val="0"/>
          <w:numId w:val="10"/>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حَرْف جَرٍ</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p>
    <w:p w14:paraId="69083CFA" w14:textId="729E03B2" w:rsidR="00E55386" w:rsidRPr="00E55386" w:rsidRDefault="00E55386" w:rsidP="00E55386">
      <w:pPr>
        <w:numPr>
          <w:ilvl w:val="0"/>
          <w:numId w:val="10"/>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فاعِل</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p>
    <w:p w14:paraId="7C184139" w14:textId="3300B4A8" w:rsidR="00E55386" w:rsidRPr="00E55386" w:rsidRDefault="00E55386" w:rsidP="00E55386">
      <w:pPr>
        <w:numPr>
          <w:ilvl w:val="0"/>
          <w:numId w:val="10"/>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اِسْم مَجْرور</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p>
    <w:p w14:paraId="498B11F5" w14:textId="28ACE5C7" w:rsidR="00E55386" w:rsidRPr="00E55386" w:rsidRDefault="00E55386" w:rsidP="00E55386">
      <w:pPr>
        <w:numPr>
          <w:ilvl w:val="0"/>
          <w:numId w:val="10"/>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 xml:space="preserve">ضَمِير </w:t>
      </w:r>
      <w:r w:rsidR="0001290E">
        <w:rPr>
          <w:rFonts w:ascii="Calibri" w:eastAsia="Calibri" w:hAnsi="Calibri" w:cs="Arial" w:hint="cs"/>
          <w:sz w:val="32"/>
          <w:szCs w:val="32"/>
          <w:rtl/>
          <w:lang w:bidi="ar-EG"/>
        </w:rPr>
        <w:t>غ</w:t>
      </w:r>
      <w:r w:rsidRPr="00E55386">
        <w:rPr>
          <w:rFonts w:ascii="Calibri" w:eastAsia="Calibri" w:hAnsi="Calibri" w:cs="Arial" w:hint="cs"/>
          <w:sz w:val="32"/>
          <w:szCs w:val="32"/>
          <w:rtl/>
          <w:lang w:bidi="ar-EG"/>
        </w:rPr>
        <w:t>ائب</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p>
    <w:p w14:paraId="04F81D96" w14:textId="0BF7C11D" w:rsidR="0001290E" w:rsidRDefault="00E55386" w:rsidP="0001290E">
      <w:pPr>
        <w:numPr>
          <w:ilvl w:val="0"/>
          <w:numId w:val="10"/>
        </w:numPr>
        <w:bidi/>
        <w:contextualSpacing/>
        <w:rPr>
          <w:rFonts w:ascii="Calibri" w:eastAsia="Calibri" w:hAnsi="Calibri" w:cs="Arial"/>
          <w:sz w:val="32"/>
          <w:szCs w:val="32"/>
          <w:lang w:bidi="ar-EG"/>
        </w:rPr>
      </w:pPr>
      <w:r w:rsidRPr="00E55386">
        <w:rPr>
          <w:rFonts w:ascii="Calibri" w:eastAsia="Calibri" w:hAnsi="Calibri" w:cs="Arial" w:hint="cs"/>
          <w:sz w:val="32"/>
          <w:szCs w:val="32"/>
          <w:rtl/>
          <w:lang w:bidi="ar-EG"/>
        </w:rPr>
        <w:t>خَبَر مرفوع</w:t>
      </w:r>
      <w:r w:rsidR="0001290E">
        <w:rPr>
          <w:rFonts w:ascii="Calibri" w:eastAsia="Calibri" w:hAnsi="Calibri" w:cs="Arial" w:hint="cs"/>
          <w:sz w:val="32"/>
          <w:szCs w:val="32"/>
          <w:rtl/>
          <w:lang w:bidi="ar-EG"/>
        </w:rPr>
        <w:t>.</w:t>
      </w:r>
      <w:r w:rsidRPr="00E55386">
        <w:rPr>
          <w:rFonts w:ascii="Calibri" w:eastAsia="Calibri" w:hAnsi="Calibri" w:cs="Arial" w:hint="cs"/>
          <w:sz w:val="32"/>
          <w:szCs w:val="32"/>
          <w:rtl/>
          <w:lang w:bidi="ar-EG"/>
        </w:rPr>
        <w:t xml:space="preserve">  </w:t>
      </w:r>
    </w:p>
    <w:p w14:paraId="610A091C" w14:textId="77777777" w:rsidR="00212403" w:rsidRDefault="00212403" w:rsidP="00212403">
      <w:pPr>
        <w:numPr>
          <w:ilvl w:val="0"/>
          <w:numId w:val="10"/>
        </w:numPr>
        <w:bidi/>
        <w:contextualSpacing/>
        <w:rPr>
          <w:rFonts w:ascii="Calibri" w:eastAsia="Calibri" w:hAnsi="Calibri" w:cs="Arial"/>
          <w:sz w:val="32"/>
          <w:szCs w:val="32"/>
          <w:lang w:bidi="ar-EG"/>
        </w:rPr>
      </w:pPr>
    </w:p>
    <w:p w14:paraId="6DD37597" w14:textId="4602EB30" w:rsidR="00E55386" w:rsidRPr="00E55386" w:rsidRDefault="00E55386" w:rsidP="0001290E">
      <w:pPr>
        <w:bidi/>
        <w:ind w:left="360"/>
        <w:contextualSpacing/>
        <w:rPr>
          <w:rFonts w:ascii="Calibri" w:eastAsia="Calibri" w:hAnsi="Calibri" w:cs="Arial"/>
          <w:sz w:val="32"/>
          <w:szCs w:val="32"/>
          <w:lang w:bidi="ar-EG"/>
        </w:rPr>
      </w:pPr>
      <w:r w:rsidRPr="0001290E">
        <w:rPr>
          <w:rFonts w:ascii="Calibri" w:eastAsia="Calibri" w:hAnsi="Calibri" w:cs="Arial" w:hint="cs"/>
          <w:color w:val="5B9BD5" w:themeColor="accent1"/>
          <w:sz w:val="32"/>
          <w:szCs w:val="32"/>
          <w:rtl/>
          <w:lang w:bidi="ar-EG"/>
        </w:rPr>
        <w:t xml:space="preserve">السؤال </w:t>
      </w:r>
      <w:r w:rsidR="00212403">
        <w:rPr>
          <w:rFonts w:ascii="Calibri" w:eastAsia="Calibri" w:hAnsi="Calibri" w:cs="Arial" w:hint="cs"/>
          <w:color w:val="5B9BD5" w:themeColor="accent1"/>
          <w:sz w:val="32"/>
          <w:szCs w:val="32"/>
          <w:rtl/>
          <w:lang w:bidi="ar-EG"/>
        </w:rPr>
        <w:t>الرابع</w:t>
      </w:r>
      <w:r w:rsidRPr="0001290E">
        <w:rPr>
          <w:rFonts w:ascii="Calibri" w:eastAsia="Calibri" w:hAnsi="Calibri" w:cs="Arial" w:hint="cs"/>
          <w:color w:val="5B9BD5" w:themeColor="accent1"/>
          <w:sz w:val="32"/>
          <w:szCs w:val="32"/>
          <w:rtl/>
          <w:lang w:bidi="ar-EG"/>
        </w:rPr>
        <w:t>:</w:t>
      </w:r>
    </w:p>
    <w:p w14:paraId="645313AB" w14:textId="6FB0D7E2" w:rsidR="00E55386" w:rsidRPr="00E55386" w:rsidRDefault="00E55386" w:rsidP="00E55386">
      <w:pPr>
        <w:pStyle w:val="ListParagraph"/>
        <w:numPr>
          <w:ilvl w:val="0"/>
          <w:numId w:val="11"/>
        </w:numPr>
        <w:bidi/>
        <w:rPr>
          <w:rFonts w:ascii="Calibri" w:eastAsia="Calibri" w:hAnsi="Calibri" w:cs="Arial"/>
          <w:sz w:val="32"/>
          <w:szCs w:val="32"/>
          <w:lang w:bidi="ar-EG"/>
        </w:rPr>
      </w:pPr>
      <w:r w:rsidRPr="00E55386">
        <w:rPr>
          <w:rFonts w:ascii="Calibri" w:eastAsia="Calibri" w:hAnsi="Calibri" w:cs="Arial" w:hint="cs"/>
          <w:sz w:val="32"/>
          <w:szCs w:val="32"/>
          <w:rtl/>
          <w:lang w:bidi="ar-EG"/>
        </w:rPr>
        <w:t>اُكْتُب خمس جُمل اِسْميّة من إنشائك.</w:t>
      </w:r>
    </w:p>
    <w:p w14:paraId="62268406" w14:textId="0C50CF8E" w:rsidR="00E55386" w:rsidRPr="00E55386" w:rsidRDefault="00E55386" w:rsidP="00E55386">
      <w:pPr>
        <w:ind w:left="360"/>
        <w:rPr>
          <w:rFonts w:ascii="Calibri" w:eastAsia="Calibri" w:hAnsi="Calibri" w:cs="Arial"/>
          <w:sz w:val="32"/>
          <w:szCs w:val="32"/>
          <w:lang w:bidi="ar-EG"/>
        </w:rPr>
      </w:pPr>
      <w:r w:rsidRPr="00E55386">
        <w:rPr>
          <w:rFonts w:ascii="Calibri" w:eastAsia="Calibri" w:hAnsi="Calibri" w:cs="Arial"/>
          <w:sz w:val="32"/>
          <w:szCs w:val="32"/>
          <w:lang w:bidi="ar-EG"/>
        </w:rPr>
        <w:t>Write “5”of your own nominal sentence (1</w:t>
      </w:r>
      <w:r w:rsidR="00212403">
        <w:rPr>
          <w:rFonts w:ascii="Calibri" w:eastAsia="Calibri" w:hAnsi="Calibri" w:cs="Arial"/>
          <w:sz w:val="32"/>
          <w:szCs w:val="32"/>
          <w:lang w:bidi="ar-EG"/>
        </w:rPr>
        <w:t>3</w:t>
      </w:r>
      <w:r w:rsidRPr="00E55386">
        <w:rPr>
          <w:rFonts w:ascii="Calibri" w:eastAsia="Calibri" w:hAnsi="Calibri" w:cs="Arial"/>
          <w:sz w:val="32"/>
          <w:szCs w:val="32"/>
          <w:lang w:bidi="ar-EG"/>
        </w:rPr>
        <w:t>Marks)</w:t>
      </w:r>
    </w:p>
    <w:p w14:paraId="7AA3D283" w14:textId="5A644D86" w:rsidR="00E55386" w:rsidRPr="00E55386" w:rsidRDefault="00E55386" w:rsidP="00E55386">
      <w:pPr>
        <w:pStyle w:val="ListParagraph"/>
        <w:numPr>
          <w:ilvl w:val="0"/>
          <w:numId w:val="11"/>
        </w:numPr>
        <w:bidi/>
        <w:rPr>
          <w:rFonts w:ascii="Calibri" w:eastAsia="Calibri" w:hAnsi="Calibri" w:cs="Arial"/>
          <w:sz w:val="32"/>
          <w:szCs w:val="32"/>
          <w:rtl/>
          <w:lang w:bidi="ar-EG"/>
        </w:rPr>
      </w:pPr>
      <w:r w:rsidRPr="00E55386">
        <w:rPr>
          <w:rFonts w:ascii="Calibri" w:eastAsia="Calibri" w:hAnsi="Calibri" w:cs="Arial" w:hint="cs"/>
          <w:sz w:val="32"/>
          <w:szCs w:val="32"/>
          <w:rtl/>
          <w:lang w:bidi="ar-EG"/>
        </w:rPr>
        <w:t>اُكْتُب خَمْس جُمل فِعْلية من إنشائك.</w:t>
      </w:r>
    </w:p>
    <w:p w14:paraId="79CFE0D9" w14:textId="49E5CB58" w:rsidR="00E55386" w:rsidRDefault="00E55386" w:rsidP="00E55386">
      <w:pPr>
        <w:rPr>
          <w:rFonts w:ascii="Calibri" w:eastAsia="Calibri" w:hAnsi="Calibri" w:cs="Arial"/>
          <w:sz w:val="32"/>
          <w:szCs w:val="32"/>
          <w:rtl/>
          <w:lang w:bidi="ar-EG"/>
        </w:rPr>
      </w:pPr>
      <w:r w:rsidRPr="00E55386">
        <w:rPr>
          <w:rFonts w:ascii="Calibri" w:eastAsia="Calibri" w:hAnsi="Calibri" w:cs="Arial"/>
          <w:sz w:val="32"/>
          <w:szCs w:val="32"/>
          <w:lang w:bidi="ar-EG"/>
        </w:rPr>
        <w:t>Write “5”of your own verbale sentence. (1</w:t>
      </w:r>
      <w:r w:rsidR="00212403">
        <w:rPr>
          <w:rFonts w:ascii="Calibri" w:eastAsia="Calibri" w:hAnsi="Calibri" w:cs="Arial"/>
          <w:sz w:val="32"/>
          <w:szCs w:val="32"/>
          <w:lang w:bidi="ar-EG"/>
        </w:rPr>
        <w:t>2</w:t>
      </w:r>
      <w:r w:rsidRPr="00E55386">
        <w:rPr>
          <w:rFonts w:ascii="Calibri" w:eastAsia="Calibri" w:hAnsi="Calibri" w:cs="Arial"/>
          <w:sz w:val="32"/>
          <w:szCs w:val="32"/>
          <w:lang w:bidi="ar-EG"/>
        </w:rPr>
        <w:t xml:space="preserve"> Marks)</w:t>
      </w:r>
    </w:p>
    <w:p w14:paraId="58F43708" w14:textId="2BF0105D" w:rsidR="00E55386" w:rsidRDefault="00E55386" w:rsidP="00E55386">
      <w:pPr>
        <w:rPr>
          <w:rFonts w:ascii="Calibri" w:eastAsia="Calibri" w:hAnsi="Calibri" w:cs="Arial"/>
          <w:sz w:val="32"/>
          <w:szCs w:val="32"/>
          <w:rtl/>
          <w:lang w:bidi="ar-EG"/>
        </w:rPr>
      </w:pPr>
    </w:p>
    <w:p w14:paraId="33B08D30" w14:textId="17253645" w:rsidR="00E55386" w:rsidRDefault="00E55386" w:rsidP="00E55386">
      <w:pPr>
        <w:rPr>
          <w:rFonts w:ascii="Calibri" w:eastAsia="Calibri" w:hAnsi="Calibri" w:cs="Arial"/>
          <w:sz w:val="32"/>
          <w:szCs w:val="32"/>
          <w:rtl/>
          <w:lang w:bidi="ar-EG"/>
        </w:rPr>
      </w:pPr>
    </w:p>
    <w:p w14:paraId="099FA1A7" w14:textId="4C093A11" w:rsidR="00E55386" w:rsidRDefault="00E55386" w:rsidP="00E55386">
      <w:pPr>
        <w:rPr>
          <w:rFonts w:ascii="Calibri" w:eastAsia="Calibri" w:hAnsi="Calibri" w:cs="Arial"/>
          <w:sz w:val="32"/>
          <w:szCs w:val="32"/>
          <w:rtl/>
          <w:lang w:bidi="ar-EG"/>
        </w:rPr>
      </w:pPr>
    </w:p>
    <w:p w14:paraId="19057312" w14:textId="011C4BAA" w:rsidR="00E55386" w:rsidRDefault="00E55386" w:rsidP="00E55386">
      <w:pPr>
        <w:rPr>
          <w:rFonts w:ascii="Calibri" w:eastAsia="Calibri" w:hAnsi="Calibri" w:cs="Arial"/>
          <w:sz w:val="32"/>
          <w:szCs w:val="32"/>
          <w:rtl/>
          <w:lang w:bidi="ar-EG"/>
        </w:rPr>
      </w:pPr>
    </w:p>
    <w:p w14:paraId="358F6F3B" w14:textId="5AAB064C" w:rsidR="00E55386" w:rsidRDefault="00E55386" w:rsidP="00E55386">
      <w:pPr>
        <w:rPr>
          <w:rFonts w:ascii="Calibri" w:eastAsia="Calibri" w:hAnsi="Calibri" w:cs="Arial"/>
          <w:sz w:val="32"/>
          <w:szCs w:val="32"/>
          <w:rtl/>
          <w:lang w:bidi="ar-EG"/>
        </w:rPr>
      </w:pPr>
    </w:p>
    <w:p w14:paraId="6E1D6B12" w14:textId="79A18D18" w:rsidR="00E55386" w:rsidRDefault="00E55386" w:rsidP="00E55386">
      <w:pPr>
        <w:rPr>
          <w:rFonts w:ascii="Calibri" w:eastAsia="Calibri" w:hAnsi="Calibri" w:cs="Arial"/>
          <w:sz w:val="32"/>
          <w:szCs w:val="32"/>
          <w:rtl/>
          <w:lang w:bidi="ar-EG"/>
        </w:rPr>
      </w:pPr>
    </w:p>
    <w:p w14:paraId="1142C189" w14:textId="490765F5" w:rsidR="007702A2" w:rsidRDefault="007702A2" w:rsidP="00E55386">
      <w:pPr>
        <w:rPr>
          <w:rFonts w:ascii="Calibri" w:eastAsia="Calibri" w:hAnsi="Calibri" w:cs="Arial"/>
          <w:sz w:val="32"/>
          <w:szCs w:val="32"/>
          <w:lang w:bidi="ar-EG"/>
        </w:rPr>
      </w:pPr>
    </w:p>
    <w:p w14:paraId="4341F1BF" w14:textId="53E3F810" w:rsidR="00E55386" w:rsidRDefault="00E55386" w:rsidP="00E55386">
      <w:pPr>
        <w:rPr>
          <w:rFonts w:ascii="Calibri" w:eastAsia="Calibri" w:hAnsi="Calibri" w:cs="Arial"/>
          <w:sz w:val="32"/>
          <w:szCs w:val="32"/>
          <w:rtl/>
          <w:lang w:bidi="ar-EG"/>
        </w:rPr>
      </w:pPr>
    </w:p>
    <w:p w14:paraId="60679D9C" w14:textId="77777777" w:rsidR="001616B5" w:rsidRPr="00DF4C7A" w:rsidRDefault="001616B5" w:rsidP="001616B5">
      <w:pPr>
        <w:pStyle w:val="IntenseQuote"/>
        <w:rPr>
          <w:sz w:val="36"/>
          <w:szCs w:val="36"/>
        </w:rPr>
      </w:pPr>
      <w:r>
        <w:rPr>
          <w:sz w:val="36"/>
          <w:szCs w:val="36"/>
        </w:rPr>
        <w:t>Uploading Instructions</w:t>
      </w:r>
    </w:p>
    <w:p w14:paraId="02166409" w14:textId="77777777" w:rsidR="001616B5" w:rsidRPr="000E2418" w:rsidRDefault="001616B5" w:rsidP="001616B5">
      <w:pPr>
        <w:rPr>
          <w:rStyle w:val="Strong"/>
          <w:rFonts w:cstheme="minorHAnsi"/>
          <w:b w:val="0"/>
          <w:bCs w:val="0"/>
          <w:sz w:val="24"/>
          <w:szCs w:val="24"/>
        </w:rPr>
      </w:pPr>
      <w:r w:rsidRPr="000E2418">
        <w:rPr>
          <w:rStyle w:val="Strong"/>
          <w:rFonts w:cstheme="minorHAnsi"/>
          <w:b w:val="0"/>
          <w:bCs w:val="0"/>
          <w:sz w:val="24"/>
          <w:szCs w:val="24"/>
        </w:rPr>
        <w:t>1. Create a new MS Word file. Before typing your answer, please add the following information on the first page:</w:t>
      </w:r>
    </w:p>
    <w:p w14:paraId="30085223" w14:textId="77777777" w:rsidR="001616B5" w:rsidRPr="000E2418" w:rsidRDefault="001616B5" w:rsidP="001616B5">
      <w:pPr>
        <w:pStyle w:val="ListParagraph"/>
        <w:numPr>
          <w:ilvl w:val="0"/>
          <w:numId w:val="1"/>
        </w:numPr>
        <w:rPr>
          <w:rStyle w:val="Strong"/>
          <w:rFonts w:cstheme="minorHAnsi"/>
          <w:b w:val="0"/>
          <w:bCs w:val="0"/>
          <w:sz w:val="24"/>
          <w:szCs w:val="24"/>
        </w:rPr>
      </w:pPr>
      <w:r w:rsidRPr="000E2418">
        <w:rPr>
          <w:rStyle w:val="Strong"/>
          <w:rFonts w:cstheme="minorHAnsi"/>
          <w:b w:val="0"/>
          <w:bCs w:val="0"/>
          <w:sz w:val="24"/>
          <w:szCs w:val="24"/>
        </w:rPr>
        <w:t xml:space="preserve">Student Name: </w:t>
      </w:r>
    </w:p>
    <w:p w14:paraId="4A43CA47" w14:textId="77777777" w:rsidR="001616B5" w:rsidRPr="000E2418" w:rsidRDefault="001616B5" w:rsidP="001616B5">
      <w:pPr>
        <w:pStyle w:val="ListParagraph"/>
        <w:numPr>
          <w:ilvl w:val="0"/>
          <w:numId w:val="1"/>
        </w:numPr>
        <w:rPr>
          <w:rStyle w:val="Strong"/>
          <w:rFonts w:cstheme="minorHAnsi"/>
          <w:b w:val="0"/>
          <w:bCs w:val="0"/>
          <w:sz w:val="24"/>
          <w:szCs w:val="24"/>
        </w:rPr>
      </w:pPr>
      <w:r w:rsidRPr="000E2418">
        <w:rPr>
          <w:rStyle w:val="Strong"/>
          <w:rFonts w:cstheme="minorHAnsi"/>
          <w:b w:val="0"/>
          <w:bCs w:val="0"/>
          <w:sz w:val="24"/>
          <w:szCs w:val="24"/>
        </w:rPr>
        <w:t xml:space="preserve">Student ID: </w:t>
      </w:r>
    </w:p>
    <w:p w14:paraId="25B3F42A" w14:textId="77777777" w:rsidR="001616B5" w:rsidRPr="000E2418" w:rsidRDefault="001616B5" w:rsidP="001616B5">
      <w:pPr>
        <w:pStyle w:val="ListParagraph"/>
        <w:numPr>
          <w:ilvl w:val="0"/>
          <w:numId w:val="1"/>
        </w:numPr>
        <w:rPr>
          <w:rStyle w:val="Strong"/>
          <w:rFonts w:cstheme="minorHAnsi"/>
          <w:b w:val="0"/>
          <w:bCs w:val="0"/>
          <w:sz w:val="24"/>
          <w:szCs w:val="24"/>
        </w:rPr>
      </w:pPr>
      <w:r w:rsidRPr="000E2418">
        <w:rPr>
          <w:rStyle w:val="Strong"/>
          <w:rFonts w:cstheme="minorHAnsi"/>
          <w:b w:val="0"/>
          <w:bCs w:val="0"/>
          <w:sz w:val="24"/>
          <w:szCs w:val="24"/>
        </w:rPr>
        <w:t>Course Name/Code:</w:t>
      </w:r>
    </w:p>
    <w:p w14:paraId="03AAB818" w14:textId="77777777" w:rsidR="001616B5" w:rsidRDefault="001616B5" w:rsidP="001616B5">
      <w:pPr>
        <w:pStyle w:val="ListParagraph"/>
        <w:numPr>
          <w:ilvl w:val="0"/>
          <w:numId w:val="1"/>
        </w:numPr>
        <w:rPr>
          <w:rStyle w:val="Strong"/>
          <w:rFonts w:cstheme="minorHAnsi"/>
          <w:b w:val="0"/>
          <w:bCs w:val="0"/>
          <w:sz w:val="24"/>
          <w:szCs w:val="24"/>
        </w:rPr>
      </w:pPr>
      <w:r w:rsidRPr="000E2418">
        <w:rPr>
          <w:rStyle w:val="Strong"/>
          <w:rFonts w:cstheme="minorHAnsi"/>
          <w:b w:val="0"/>
          <w:bCs w:val="0"/>
          <w:sz w:val="24"/>
          <w:szCs w:val="24"/>
        </w:rPr>
        <w:t xml:space="preserve">Assignment Question: </w:t>
      </w:r>
    </w:p>
    <w:p w14:paraId="4765131C" w14:textId="77777777" w:rsidR="001616B5" w:rsidRPr="000E2418" w:rsidRDefault="001616B5" w:rsidP="001616B5">
      <w:pPr>
        <w:pStyle w:val="ListParagraph"/>
        <w:numPr>
          <w:ilvl w:val="0"/>
          <w:numId w:val="1"/>
        </w:numPr>
        <w:rPr>
          <w:rStyle w:val="Strong"/>
          <w:rFonts w:cstheme="minorHAnsi"/>
          <w:b w:val="0"/>
          <w:bCs w:val="0"/>
          <w:sz w:val="24"/>
          <w:szCs w:val="24"/>
        </w:rPr>
      </w:pPr>
      <w:r>
        <w:rPr>
          <w:rStyle w:val="Strong"/>
          <w:rFonts w:cstheme="minorHAnsi"/>
          <w:b w:val="0"/>
          <w:bCs w:val="0"/>
          <w:sz w:val="24"/>
          <w:szCs w:val="24"/>
        </w:rPr>
        <w:t xml:space="preserve">Include in your assignment submission, a signed copy of The Student  Plagiarism &amp; Ethical AI Declaration </w:t>
      </w:r>
    </w:p>
    <w:p w14:paraId="0B9B0153" w14:textId="77777777" w:rsidR="001616B5" w:rsidRPr="002B3D83" w:rsidRDefault="001616B5" w:rsidP="001616B5">
      <w:pPr>
        <w:jc w:val="both"/>
        <w:rPr>
          <w:rStyle w:val="Strong"/>
          <w:rFonts w:cstheme="minorHAnsi"/>
          <w:b w:val="0"/>
          <w:bCs w:val="0"/>
          <w:sz w:val="24"/>
          <w:szCs w:val="24"/>
        </w:rPr>
      </w:pPr>
      <w:r w:rsidRPr="000E2418">
        <w:rPr>
          <w:rStyle w:val="Strong"/>
          <w:rFonts w:cstheme="minorHAnsi"/>
          <w:b w:val="0"/>
          <w:bCs w:val="0"/>
          <w:sz w:val="24"/>
          <w:szCs w:val="24"/>
        </w:rPr>
        <w:t xml:space="preserve">2. </w:t>
      </w:r>
      <w:r w:rsidRPr="002B3D83">
        <w:rPr>
          <w:rStyle w:val="Strong"/>
          <w:rFonts w:cstheme="minorHAnsi"/>
          <w:b w:val="0"/>
          <w:bCs w:val="0"/>
          <w:sz w:val="24"/>
          <w:szCs w:val="24"/>
        </w:rPr>
        <w:t xml:space="preserve">Please upload it as a Word Document only; do not make a PDF file and upload it as this hamper grading and giving comments on your work. </w:t>
      </w:r>
    </w:p>
    <w:p w14:paraId="548E930F" w14:textId="77777777" w:rsidR="001616B5" w:rsidRPr="002B3D83" w:rsidRDefault="001616B5" w:rsidP="001616B5">
      <w:pPr>
        <w:jc w:val="both"/>
        <w:rPr>
          <w:rStyle w:val="Strong"/>
          <w:rFonts w:cstheme="minorHAnsi"/>
          <w:b w:val="0"/>
          <w:bCs w:val="0"/>
          <w:sz w:val="24"/>
          <w:szCs w:val="24"/>
        </w:rPr>
      </w:pPr>
      <w:r w:rsidRPr="002B3D83">
        <w:rPr>
          <w:rStyle w:val="Strong"/>
          <w:rFonts w:cstheme="minorHAnsi"/>
          <w:b w:val="0"/>
          <w:bCs w:val="0"/>
          <w:sz w:val="24"/>
          <w:szCs w:val="24"/>
        </w:rPr>
        <w:t>3. Before uploading, you should suffix your name to the file name and the course code. E.g., if a student is uploading an AQD 101 assignment, then the file name should be as follows: AQD101_FirstName</w:t>
      </w:r>
    </w:p>
    <w:p w14:paraId="7CAC9258" w14:textId="77777777" w:rsidR="001616B5" w:rsidRPr="002B3D83" w:rsidRDefault="001616B5" w:rsidP="001616B5">
      <w:pPr>
        <w:spacing w:line="360" w:lineRule="auto"/>
        <w:jc w:val="both"/>
        <w:rPr>
          <w:rFonts w:cstheme="minorHAnsi"/>
          <w:sz w:val="24"/>
          <w:szCs w:val="24"/>
        </w:rPr>
      </w:pPr>
      <w:r w:rsidRPr="002B3D83">
        <w:rPr>
          <w:rFonts w:cstheme="minorHAnsi"/>
          <w:sz w:val="24"/>
          <w:szCs w:val="24"/>
        </w:rPr>
        <w:t xml:space="preserve">4. Please note that upon uploading your assignment file, it is saved in “draft” mode. To “submit,” you must press the </w:t>
      </w:r>
      <w:r w:rsidRPr="002B3D83">
        <w:rPr>
          <w:rFonts w:cstheme="minorHAnsi"/>
          <w:i/>
          <w:iCs/>
          <w:sz w:val="24"/>
          <w:szCs w:val="24"/>
        </w:rPr>
        <w:t>Submit</w:t>
      </w:r>
      <w:r w:rsidRPr="002B3D83">
        <w:rPr>
          <w:rFonts w:cstheme="minorHAnsi"/>
          <w:sz w:val="24"/>
          <w:szCs w:val="24"/>
        </w:rPr>
        <w:t xml:space="preserve"> button. If you forget to submit by not clicking the </w:t>
      </w:r>
      <w:r w:rsidRPr="002B3D83">
        <w:rPr>
          <w:rFonts w:cstheme="minorHAnsi"/>
          <w:i/>
          <w:iCs/>
          <w:sz w:val="24"/>
          <w:szCs w:val="24"/>
        </w:rPr>
        <w:t>Submit</w:t>
      </w:r>
      <w:r w:rsidRPr="002B3D83">
        <w:rPr>
          <w:rFonts w:cstheme="minorHAnsi"/>
          <w:sz w:val="24"/>
          <w:szCs w:val="24"/>
        </w:rPr>
        <w:t xml:space="preserve"> button, the file will remain in “draft” mode and not be considered for grading. Hence, note this point seriously and proceed accordingly.  </w:t>
      </w:r>
    </w:p>
    <w:p w14:paraId="03772964" w14:textId="77777777" w:rsidR="001616B5" w:rsidRPr="000E2418" w:rsidRDefault="001616B5" w:rsidP="001616B5">
      <w:pPr>
        <w:spacing w:line="360" w:lineRule="auto"/>
        <w:jc w:val="both"/>
        <w:rPr>
          <w:rFonts w:cstheme="minorHAnsi"/>
          <w:sz w:val="24"/>
          <w:szCs w:val="24"/>
        </w:rPr>
      </w:pPr>
      <w:r w:rsidRPr="000E2418">
        <w:rPr>
          <w:rFonts w:cstheme="minorHAnsi"/>
          <w:color w:val="000000"/>
          <w:sz w:val="24"/>
          <w:szCs w:val="24"/>
          <w:shd w:val="clear" w:color="auto" w:fill="FFFFFF"/>
        </w:rPr>
        <w:t xml:space="preserve">5. Please note </w:t>
      </w:r>
      <w:r>
        <w:rPr>
          <w:rFonts w:cstheme="minorHAnsi"/>
          <w:color w:val="000000"/>
          <w:sz w:val="24"/>
          <w:szCs w:val="24"/>
          <w:shd w:val="clear" w:color="auto" w:fill="FFFFFF"/>
        </w:rPr>
        <w:t xml:space="preserve">that </w:t>
      </w:r>
      <w:r w:rsidRPr="000E2418">
        <w:rPr>
          <w:rFonts w:cstheme="minorHAnsi"/>
          <w:color w:val="000000"/>
          <w:sz w:val="24"/>
          <w:szCs w:val="24"/>
          <w:shd w:val="clear" w:color="auto" w:fill="FFFFFF"/>
        </w:rPr>
        <w:t>students are allowed to make only one submission</w:t>
      </w:r>
      <w:r>
        <w:rPr>
          <w:rFonts w:cstheme="minorHAnsi"/>
          <w:color w:val="000000"/>
          <w:sz w:val="24"/>
          <w:szCs w:val="24"/>
          <w:shd w:val="clear" w:color="auto" w:fill="FFFFFF"/>
        </w:rPr>
        <w:t xml:space="preserve"> attempt</w:t>
      </w:r>
      <w:r w:rsidRPr="000E2418">
        <w:rPr>
          <w:rFonts w:cstheme="minorHAnsi"/>
          <w:color w:val="000000"/>
          <w:sz w:val="24"/>
          <w:szCs w:val="24"/>
          <w:shd w:val="clear" w:color="auto" w:fill="FFFFFF"/>
        </w:rPr>
        <w:t xml:space="preserve">. As your first attempt of submission will be the last, please </w:t>
      </w:r>
      <w:r>
        <w:rPr>
          <w:rFonts w:cstheme="minorHAnsi"/>
          <w:color w:val="000000"/>
          <w:sz w:val="24"/>
          <w:szCs w:val="24"/>
          <w:shd w:val="clear" w:color="auto" w:fill="FFFFFF"/>
        </w:rPr>
        <w:t>ensure your</w:t>
      </w:r>
      <w:r w:rsidRPr="000E2418">
        <w:rPr>
          <w:rFonts w:cstheme="minorHAnsi"/>
          <w:color w:val="000000"/>
          <w:sz w:val="24"/>
          <w:szCs w:val="24"/>
          <w:shd w:val="clear" w:color="auto" w:fill="FFFFFF"/>
        </w:rPr>
        <w:t xml:space="preserve"> assignment is relevant, correct and complete in all aspects.</w:t>
      </w:r>
    </w:p>
    <w:p w14:paraId="0D7B98B4" w14:textId="77777777" w:rsidR="001616B5" w:rsidRPr="00BE74E4" w:rsidRDefault="001616B5" w:rsidP="001616B5">
      <w:pPr>
        <w:spacing w:line="360" w:lineRule="auto"/>
        <w:jc w:val="both"/>
      </w:pPr>
    </w:p>
    <w:p w14:paraId="599DEDC8" w14:textId="77777777" w:rsidR="001616B5" w:rsidRDefault="001616B5" w:rsidP="001616B5">
      <w:r>
        <w:br w:type="page"/>
      </w:r>
    </w:p>
    <w:p w14:paraId="1AB7FAEF" w14:textId="77777777" w:rsidR="001616B5" w:rsidRPr="00661FDD" w:rsidRDefault="001616B5" w:rsidP="001616B5">
      <w:pPr>
        <w:pStyle w:val="IntenseQuote"/>
        <w:rPr>
          <w:sz w:val="36"/>
          <w:szCs w:val="36"/>
        </w:rPr>
      </w:pPr>
      <w:r w:rsidRPr="00661FDD">
        <w:rPr>
          <w:sz w:val="36"/>
          <w:szCs w:val="36"/>
        </w:rPr>
        <w:lastRenderedPageBreak/>
        <w:t>IOU’S Plagiarism Policy</w:t>
      </w:r>
      <w:r>
        <w:rPr>
          <w:sz w:val="36"/>
          <w:szCs w:val="36"/>
        </w:rPr>
        <w:t xml:space="preserve"> &amp;  Ethical AI Usage</w:t>
      </w:r>
    </w:p>
    <w:p w14:paraId="1F225E2B" w14:textId="77777777" w:rsidR="001616B5" w:rsidRDefault="001616B5" w:rsidP="001616B5">
      <w:pPr>
        <w:jc w:val="both"/>
      </w:pPr>
      <w:r>
        <w:t xml:space="preserve">All praise is due to Allah, the Lord of the universe and peace and blessing be upon the last messenger Muhammad and all those who follow his path with righteousness until the Last Day. </w:t>
      </w:r>
    </w:p>
    <w:p w14:paraId="04836C12" w14:textId="77777777" w:rsidR="001616B5" w:rsidRDefault="001616B5" w:rsidP="001616B5">
      <w:pPr>
        <w:jc w:val="both"/>
      </w:pPr>
      <w:r>
        <w:t xml:space="preserve">Please read and understand this policy in detail before attempting any assignments at IOU. </w:t>
      </w:r>
    </w:p>
    <w:p w14:paraId="40D596DA" w14:textId="77777777" w:rsidR="001616B5" w:rsidRDefault="001616B5" w:rsidP="001616B5">
      <w:pPr>
        <w:jc w:val="both"/>
      </w:pPr>
      <w:r>
        <w:t xml:space="preserve">Prophet Muhammad (peace be upon him) said, "He who deceives us is not one of us." (Sahih Muslim) </w:t>
      </w:r>
    </w:p>
    <w:p w14:paraId="5D08F865" w14:textId="77777777" w:rsidR="001616B5" w:rsidRPr="000A2B97" w:rsidRDefault="001616B5" w:rsidP="001616B5">
      <w:pPr>
        <w:jc w:val="both"/>
        <w:rPr>
          <w:b/>
          <w:bCs/>
        </w:rPr>
      </w:pPr>
      <w:r w:rsidRPr="000A2B97">
        <w:rPr>
          <w:b/>
          <w:bCs/>
        </w:rPr>
        <w:t xml:space="preserve">Definition of Plagiarism: </w:t>
      </w:r>
    </w:p>
    <w:p w14:paraId="3C2E144E" w14:textId="77777777" w:rsidR="001616B5" w:rsidRDefault="001616B5" w:rsidP="001616B5">
      <w:pPr>
        <w:jc w:val="both"/>
      </w:pPr>
      <w:r>
        <w:t xml:space="preserve">A common form of deception in studies is plagiarism. Plagiarism is sometimes misunderstood when referring to copying alone; however, plagiarism is much deeper than just copying. It includes quoting without proper references, collaboration, and stealing other people's ideas while passing them off as one’s own. Plagiarism is the “failure to acknowledge the ideas or writing of another” or “presentation of the ideas or writing of another as one’s own” and should be read to cover intentional and unintentional failure to acknowledge the ideas of others. In this context, “others” means any other person, including a student, academic, professional, published author or other resource such as the Internet. The International Open University believes that failing to acknowledge the use of the ideas of others constitutes an important breach of the institution's Islamic and academic values and conventions. </w:t>
      </w:r>
    </w:p>
    <w:p w14:paraId="4ECDD777" w14:textId="77777777" w:rsidR="001616B5" w:rsidRPr="001378E6" w:rsidRDefault="001616B5" w:rsidP="001616B5">
      <w:pPr>
        <w:jc w:val="both"/>
        <w:rPr>
          <w:b/>
          <w:bCs/>
          <w:lang w:val="en-ZA"/>
        </w:rPr>
      </w:pPr>
      <w:r w:rsidRPr="001378E6">
        <w:rPr>
          <w:b/>
          <w:bCs/>
          <w:lang w:val="en-ZA"/>
        </w:rPr>
        <w:t>Definition of Ethical AI Usage</w:t>
      </w:r>
    </w:p>
    <w:p w14:paraId="49CFD5FC" w14:textId="77777777" w:rsidR="001616B5" w:rsidRPr="001378E6" w:rsidRDefault="001616B5" w:rsidP="001616B5">
      <w:pPr>
        <w:jc w:val="both"/>
        <w:rPr>
          <w:lang w:val="en-ZA"/>
        </w:rPr>
      </w:pPr>
      <w:r w:rsidRPr="001378E6">
        <w:rPr>
          <w:b/>
          <w:bCs/>
          <w:lang w:val="en-ZA"/>
        </w:rPr>
        <w:t>Ethical AI Usage</w:t>
      </w:r>
      <w:r w:rsidRPr="001378E6">
        <w:rPr>
          <w:lang w:val="en-ZA"/>
        </w:rPr>
        <w:t xml:space="preserve"> refers to the responsible and transparent use of artificial intelligence tools (such as ChatGPT, Grammarly, paraphrasing tools, or AI research assistants) to </w:t>
      </w:r>
      <w:r w:rsidRPr="001378E6">
        <w:rPr>
          <w:b/>
          <w:bCs/>
          <w:lang w:val="en-ZA"/>
        </w:rPr>
        <w:t>support</w:t>
      </w:r>
      <w:r w:rsidRPr="001378E6">
        <w:rPr>
          <w:lang w:val="en-ZA"/>
        </w:rPr>
        <w:t xml:space="preserve"> academic work—not to replace or falsify it.</w:t>
      </w:r>
    </w:p>
    <w:p w14:paraId="4550F1A6" w14:textId="77777777" w:rsidR="001616B5" w:rsidRPr="001378E6" w:rsidRDefault="001616B5" w:rsidP="001616B5">
      <w:pPr>
        <w:jc w:val="both"/>
        <w:rPr>
          <w:lang w:val="en-ZA"/>
        </w:rPr>
      </w:pPr>
      <w:r w:rsidRPr="001378E6">
        <w:rPr>
          <w:lang w:val="en-ZA"/>
        </w:rPr>
        <w:t xml:space="preserve">Students may use AI tools for brainstorming, language enhancement, or initial research, but the final work must reflect </w:t>
      </w:r>
      <w:r w:rsidRPr="001378E6">
        <w:rPr>
          <w:b/>
          <w:bCs/>
          <w:lang w:val="en-ZA"/>
        </w:rPr>
        <w:t>the student’s own understanding</w:t>
      </w:r>
      <w:r>
        <w:rPr>
          <w:b/>
          <w:bCs/>
          <w:lang w:val="en-ZA"/>
        </w:rPr>
        <w:t>, application to context</w:t>
      </w:r>
      <w:r w:rsidRPr="001378E6">
        <w:rPr>
          <w:b/>
          <w:bCs/>
          <w:lang w:val="en-ZA"/>
        </w:rPr>
        <w:t>, analysis, and critical thinking</w:t>
      </w:r>
      <w:r w:rsidRPr="001378E6">
        <w:rPr>
          <w:lang w:val="en-ZA"/>
        </w:rPr>
        <w:t>.</w:t>
      </w:r>
    </w:p>
    <w:p w14:paraId="4D53439F" w14:textId="77777777" w:rsidR="001616B5" w:rsidRPr="00C8768A" w:rsidRDefault="001616B5" w:rsidP="001616B5">
      <w:pPr>
        <w:jc w:val="both"/>
        <w:rPr>
          <w:lang w:val="en-ZA"/>
        </w:rPr>
      </w:pPr>
    </w:p>
    <w:p w14:paraId="0E560E32" w14:textId="77777777" w:rsidR="001616B5" w:rsidRPr="000A2B97" w:rsidRDefault="001616B5" w:rsidP="001616B5">
      <w:pPr>
        <w:jc w:val="both"/>
        <w:rPr>
          <w:b/>
          <w:bCs/>
        </w:rPr>
      </w:pPr>
      <w:r w:rsidRPr="000A2B97">
        <w:rPr>
          <w:b/>
          <w:bCs/>
        </w:rPr>
        <w:t xml:space="preserve">IOU Stance on Plagiarism </w:t>
      </w:r>
      <w:r>
        <w:rPr>
          <w:b/>
          <w:bCs/>
        </w:rPr>
        <w:t xml:space="preserve">&amp; AI Usage </w:t>
      </w:r>
    </w:p>
    <w:p w14:paraId="166B4911" w14:textId="77777777" w:rsidR="001616B5" w:rsidRDefault="001616B5" w:rsidP="001616B5">
      <w:pPr>
        <w:jc w:val="both"/>
      </w:pPr>
      <w:r>
        <w:t xml:space="preserve">The International Open University will not tolerate plagiarism </w:t>
      </w:r>
      <w:r w:rsidRPr="001378E6">
        <w:t>and unethical AI use</w:t>
      </w:r>
      <w:r>
        <w:t xml:space="preserve"> in any form, and any student caught plagiarizing or engaging in Unethical AI use will be penalized. Depending on the severity of the transgression of plagiarism and/or unethical AI usage, the penalty could range from a reduction of marks to rejection of marks to rejecting the paper itself. </w:t>
      </w:r>
    </w:p>
    <w:p w14:paraId="2CDECDCB" w14:textId="77777777" w:rsidR="001616B5" w:rsidRDefault="001616B5" w:rsidP="001616B5">
      <w:pPr>
        <w:jc w:val="both"/>
      </w:pPr>
      <w:r>
        <w:t xml:space="preserve">With respect to the assignments, the following constitutes plagiarism: </w:t>
      </w:r>
    </w:p>
    <w:p w14:paraId="7A89BC8F" w14:textId="77777777" w:rsidR="001616B5" w:rsidRDefault="001616B5" w:rsidP="001616B5">
      <w:pPr>
        <w:pStyle w:val="ListParagraph"/>
        <w:numPr>
          <w:ilvl w:val="0"/>
          <w:numId w:val="2"/>
        </w:numPr>
        <w:jc w:val="both"/>
      </w:pPr>
      <w:r>
        <w:t xml:space="preserve">Copying someone else's assignment </w:t>
      </w:r>
    </w:p>
    <w:p w14:paraId="1113B5A9" w14:textId="77777777" w:rsidR="001616B5" w:rsidRDefault="001616B5" w:rsidP="001616B5">
      <w:pPr>
        <w:pStyle w:val="ListParagraph"/>
        <w:numPr>
          <w:ilvl w:val="0"/>
          <w:numId w:val="2"/>
        </w:numPr>
        <w:jc w:val="both"/>
      </w:pPr>
      <w:r>
        <w:t xml:space="preserve">Collaboration and working together on an assignment </w:t>
      </w:r>
    </w:p>
    <w:p w14:paraId="3C2CC3AD" w14:textId="77777777" w:rsidR="001616B5" w:rsidRDefault="001616B5" w:rsidP="001616B5">
      <w:pPr>
        <w:pStyle w:val="ListParagraph"/>
        <w:numPr>
          <w:ilvl w:val="0"/>
          <w:numId w:val="2"/>
        </w:numPr>
        <w:jc w:val="both"/>
      </w:pPr>
      <w:r>
        <w:t xml:space="preserve">Copying and pasting entire articles on the internet </w:t>
      </w:r>
    </w:p>
    <w:p w14:paraId="1C5B8EEE" w14:textId="77777777" w:rsidR="001616B5" w:rsidRDefault="001616B5" w:rsidP="001616B5">
      <w:pPr>
        <w:pStyle w:val="ListParagraph"/>
        <w:numPr>
          <w:ilvl w:val="0"/>
          <w:numId w:val="2"/>
        </w:numPr>
        <w:jc w:val="both"/>
      </w:pPr>
      <w:r>
        <w:t xml:space="preserve">Quoting someone else’s work without referencing the author </w:t>
      </w:r>
    </w:p>
    <w:p w14:paraId="7F86F415" w14:textId="77777777" w:rsidR="001616B5" w:rsidRDefault="001616B5" w:rsidP="001616B5">
      <w:pPr>
        <w:pStyle w:val="ListParagraph"/>
        <w:numPr>
          <w:ilvl w:val="0"/>
          <w:numId w:val="2"/>
        </w:numPr>
        <w:jc w:val="both"/>
      </w:pPr>
      <w:r>
        <w:t xml:space="preserve">Using someone else’s ideas or words without referencing them </w:t>
      </w:r>
    </w:p>
    <w:p w14:paraId="774ECF99" w14:textId="77777777" w:rsidR="001616B5" w:rsidRDefault="001616B5" w:rsidP="001616B5">
      <w:pPr>
        <w:jc w:val="both"/>
      </w:pPr>
      <w:r>
        <w:t xml:space="preserve">To avoid plagiarism, be sure to: </w:t>
      </w:r>
    </w:p>
    <w:p w14:paraId="257F1818" w14:textId="77777777" w:rsidR="001616B5" w:rsidRDefault="001616B5" w:rsidP="001616B5">
      <w:pPr>
        <w:pStyle w:val="ListParagraph"/>
        <w:numPr>
          <w:ilvl w:val="0"/>
          <w:numId w:val="1"/>
        </w:numPr>
        <w:jc w:val="both"/>
      </w:pPr>
      <w:r>
        <w:t xml:space="preserve">Use quotation marks around a quote and cite the source. </w:t>
      </w:r>
    </w:p>
    <w:p w14:paraId="17CC1FC5" w14:textId="77777777" w:rsidR="001616B5" w:rsidRDefault="001616B5" w:rsidP="001616B5">
      <w:pPr>
        <w:pStyle w:val="ListParagraph"/>
        <w:numPr>
          <w:ilvl w:val="0"/>
          <w:numId w:val="1"/>
        </w:numPr>
        <w:jc w:val="both"/>
      </w:pPr>
      <w:r>
        <w:lastRenderedPageBreak/>
        <w:t xml:space="preserve">Reference all quotations and citations </w:t>
      </w:r>
    </w:p>
    <w:p w14:paraId="0CEB943F" w14:textId="77777777" w:rsidR="001616B5" w:rsidRDefault="001616B5" w:rsidP="001616B5">
      <w:pPr>
        <w:pStyle w:val="ListParagraph"/>
        <w:numPr>
          <w:ilvl w:val="0"/>
          <w:numId w:val="1"/>
        </w:numPr>
        <w:jc w:val="both"/>
      </w:pPr>
      <w:r>
        <w:t xml:space="preserve">Reword/paraphrase. Don’t write word for word what you have read. First, take notes  in your own words, then write your assignment from your notes (not the text). </w:t>
      </w:r>
    </w:p>
    <w:p w14:paraId="44A2F9E5" w14:textId="77777777" w:rsidR="001616B5" w:rsidRDefault="001616B5" w:rsidP="001616B5">
      <w:pPr>
        <w:jc w:val="both"/>
      </w:pPr>
      <w:r>
        <w:t xml:space="preserve">For more information on how to avoid plagiarism and how to properly cite a source, visit the following websites: </w:t>
      </w:r>
    </w:p>
    <w:p w14:paraId="3B59AB32" w14:textId="77777777" w:rsidR="001616B5" w:rsidRDefault="001616B5" w:rsidP="001616B5">
      <w:pPr>
        <w:jc w:val="both"/>
      </w:pPr>
      <w:hyperlink r:id="rId7" w:history="1">
        <w:r w:rsidRPr="0066121F">
          <w:rPr>
            <w:rStyle w:val="Hyperlink"/>
          </w:rPr>
          <w:t>http://www.collegeboard.com/student/plan/college-success/10314.html</w:t>
        </w:r>
      </w:hyperlink>
      <w:r>
        <w:t xml:space="preserve"> </w:t>
      </w:r>
    </w:p>
    <w:p w14:paraId="7A09714E" w14:textId="77777777" w:rsidR="001616B5" w:rsidRDefault="001616B5" w:rsidP="001616B5">
      <w:pPr>
        <w:jc w:val="both"/>
      </w:pPr>
      <w:hyperlink r:id="rId8" w:history="1">
        <w:r w:rsidRPr="0066121F">
          <w:rPr>
            <w:rStyle w:val="Hyperlink"/>
          </w:rPr>
          <w:t>http://www.infoplease.com/spot/plagiarism.html</w:t>
        </w:r>
      </w:hyperlink>
      <w:r>
        <w:t xml:space="preserve"> </w:t>
      </w:r>
    </w:p>
    <w:p w14:paraId="574CBCDD" w14:textId="77777777" w:rsidR="001616B5" w:rsidRDefault="001616B5" w:rsidP="001616B5">
      <w:pPr>
        <w:jc w:val="both"/>
      </w:pPr>
    </w:p>
    <w:p w14:paraId="35F64A1F" w14:textId="77777777" w:rsidR="001616B5" w:rsidRDefault="001616B5" w:rsidP="001616B5">
      <w:pPr>
        <w:jc w:val="both"/>
      </w:pPr>
      <w:r>
        <w:t xml:space="preserve">You may also test your understanding of plagiarism by using this link: </w:t>
      </w:r>
    </w:p>
    <w:p w14:paraId="448646F3" w14:textId="77777777" w:rsidR="001616B5" w:rsidRDefault="001616B5" w:rsidP="001616B5">
      <w:pPr>
        <w:jc w:val="both"/>
      </w:pPr>
      <w:hyperlink r:id="rId9" w:history="1">
        <w:r w:rsidRPr="0066121F">
          <w:rPr>
            <w:rStyle w:val="Hyperlink"/>
          </w:rPr>
          <w:t>https://ilrb.cf.ac.uk/plagiarism/tutorial/whatis1.html</w:t>
        </w:r>
      </w:hyperlink>
    </w:p>
    <w:p w14:paraId="6E5CC140" w14:textId="77777777" w:rsidR="001616B5" w:rsidRDefault="001616B5" w:rsidP="001616B5">
      <w:pPr>
        <w:jc w:val="both"/>
      </w:pPr>
      <w:r>
        <w:t>For the Arabic texts you can use these websites</w:t>
      </w:r>
    </w:p>
    <w:p w14:paraId="776EA072" w14:textId="77777777" w:rsidR="001616B5" w:rsidRDefault="001616B5" w:rsidP="001616B5">
      <w:pPr>
        <w:jc w:val="both"/>
      </w:pPr>
      <w:hyperlink r:id="rId10" w:history="1">
        <w:r>
          <w:rPr>
            <w:rStyle w:val="Hyperlink"/>
          </w:rPr>
          <w:t>https://www.duplichecker.com/ar</w:t>
        </w:r>
      </w:hyperlink>
    </w:p>
    <w:p w14:paraId="6A0E1A57" w14:textId="77777777" w:rsidR="001616B5" w:rsidRDefault="001616B5" w:rsidP="001616B5">
      <w:pPr>
        <w:jc w:val="both"/>
      </w:pPr>
      <w:hyperlink r:id="rId11" w:history="1">
        <w:r>
          <w:rPr>
            <w:rStyle w:val="Hyperlink"/>
          </w:rPr>
          <w:t>https://smodin.io/ar/%D8%AA%D8%AD%D9%82%D9%82%D9%85%D9%86%D8%A7%D9%84%D9%86%D8%B5%D8%A7%D9%84%D9%85%D9%83%D8%AA%D9%88%D8%A8%D9%84%D9%84%D8%B3%D8%B1%D9%82%D8%A9%D8%A7%D9%84%D8%A7%D9%94%D8%AF%D8%A8%D9%8A%D8%A9</w:t>
        </w:r>
      </w:hyperlink>
    </w:p>
    <w:p w14:paraId="3A156F38" w14:textId="77777777" w:rsidR="001616B5" w:rsidRDefault="001616B5" w:rsidP="001616B5">
      <w:pPr>
        <w:jc w:val="both"/>
      </w:pPr>
    </w:p>
    <w:p w14:paraId="63589B99" w14:textId="77777777" w:rsidR="001616B5" w:rsidRPr="001378E6" w:rsidRDefault="001616B5" w:rsidP="001616B5">
      <w:pPr>
        <w:jc w:val="both"/>
        <w:rPr>
          <w:b/>
          <w:bCs/>
          <w:lang w:val="en-ZA"/>
        </w:rPr>
      </w:pPr>
      <w:r w:rsidRPr="001378E6">
        <w:rPr>
          <w:b/>
          <w:bCs/>
          <w:lang w:val="en-ZA"/>
        </w:rPr>
        <w:t>Unethical AI Usage Examples:</w:t>
      </w:r>
    </w:p>
    <w:p w14:paraId="595617C5" w14:textId="77777777" w:rsidR="001616B5" w:rsidRPr="001378E6" w:rsidRDefault="001616B5" w:rsidP="001616B5">
      <w:pPr>
        <w:numPr>
          <w:ilvl w:val="0"/>
          <w:numId w:val="16"/>
        </w:numPr>
        <w:jc w:val="both"/>
        <w:rPr>
          <w:lang w:val="en-ZA"/>
        </w:rPr>
      </w:pPr>
      <w:r w:rsidRPr="001378E6">
        <w:rPr>
          <w:lang w:val="en-ZA"/>
        </w:rPr>
        <w:t>Submitting assignments fully written by AI without critical review or personal input.</w:t>
      </w:r>
    </w:p>
    <w:p w14:paraId="56DABC94" w14:textId="77777777" w:rsidR="001616B5" w:rsidRPr="001378E6" w:rsidRDefault="001616B5" w:rsidP="001616B5">
      <w:pPr>
        <w:numPr>
          <w:ilvl w:val="0"/>
          <w:numId w:val="16"/>
        </w:numPr>
        <w:jc w:val="both"/>
        <w:rPr>
          <w:lang w:val="en-ZA"/>
        </w:rPr>
      </w:pPr>
      <w:r w:rsidRPr="001378E6">
        <w:rPr>
          <w:lang w:val="en-ZA"/>
        </w:rPr>
        <w:t>Using AI tools to rewrite (paraphrase) entire sections without understanding the content.</w:t>
      </w:r>
    </w:p>
    <w:p w14:paraId="208155B4" w14:textId="77777777" w:rsidR="001616B5" w:rsidRPr="001378E6" w:rsidRDefault="001616B5" w:rsidP="001616B5">
      <w:pPr>
        <w:numPr>
          <w:ilvl w:val="0"/>
          <w:numId w:val="16"/>
        </w:numPr>
        <w:jc w:val="both"/>
        <w:rPr>
          <w:lang w:val="en-ZA"/>
        </w:rPr>
      </w:pPr>
      <w:r w:rsidRPr="001378E6">
        <w:rPr>
          <w:lang w:val="en-ZA"/>
        </w:rPr>
        <w:t>Copying AI-generated research summaries, literature reviews, or reflections without acknowledging AI assistance.</w:t>
      </w:r>
    </w:p>
    <w:p w14:paraId="1CC1AF5D" w14:textId="77777777" w:rsidR="001616B5" w:rsidRPr="001378E6" w:rsidRDefault="001616B5" w:rsidP="001616B5">
      <w:pPr>
        <w:numPr>
          <w:ilvl w:val="0"/>
          <w:numId w:val="16"/>
        </w:numPr>
        <w:jc w:val="both"/>
        <w:rPr>
          <w:lang w:val="en-ZA"/>
        </w:rPr>
      </w:pPr>
      <w:r w:rsidRPr="001378E6">
        <w:rPr>
          <w:lang w:val="en-ZA"/>
        </w:rPr>
        <w:t>Relying on AI for the complete structure, analysis, and content of an assignment.</w:t>
      </w:r>
    </w:p>
    <w:p w14:paraId="4D713583" w14:textId="77777777" w:rsidR="001616B5" w:rsidRDefault="001616B5" w:rsidP="001616B5">
      <w:pPr>
        <w:jc w:val="both"/>
        <w:rPr>
          <w:lang w:val="en-ZA"/>
        </w:rPr>
      </w:pPr>
    </w:p>
    <w:p w14:paraId="0B1EBB4F" w14:textId="77777777" w:rsidR="001616B5" w:rsidRPr="001378E6" w:rsidRDefault="001616B5" w:rsidP="001616B5">
      <w:pPr>
        <w:jc w:val="both"/>
        <w:rPr>
          <w:b/>
          <w:bCs/>
          <w:lang w:val="en-ZA"/>
        </w:rPr>
      </w:pPr>
      <w:r w:rsidRPr="001378E6">
        <w:rPr>
          <w:b/>
          <w:bCs/>
          <w:lang w:val="en-ZA"/>
        </w:rPr>
        <w:t>To Use AI Ethically:</w:t>
      </w:r>
    </w:p>
    <w:p w14:paraId="35047B93" w14:textId="77777777" w:rsidR="001616B5" w:rsidRPr="001378E6" w:rsidRDefault="001616B5" w:rsidP="001616B5">
      <w:pPr>
        <w:numPr>
          <w:ilvl w:val="0"/>
          <w:numId w:val="15"/>
        </w:numPr>
        <w:jc w:val="both"/>
        <w:rPr>
          <w:lang w:val="en-ZA"/>
        </w:rPr>
      </w:pPr>
      <w:r w:rsidRPr="001378E6">
        <w:rPr>
          <w:lang w:val="en-ZA"/>
        </w:rPr>
        <w:t xml:space="preserve">Use AI for </w:t>
      </w:r>
      <w:r w:rsidRPr="001378E6">
        <w:rPr>
          <w:b/>
          <w:bCs/>
          <w:lang w:val="en-ZA"/>
        </w:rPr>
        <w:t>supportive purposes</w:t>
      </w:r>
      <w:r w:rsidRPr="001378E6">
        <w:rPr>
          <w:lang w:val="en-ZA"/>
        </w:rPr>
        <w:t xml:space="preserve"> only (e.g., clarifying concepts, improving grammar).</w:t>
      </w:r>
    </w:p>
    <w:p w14:paraId="080580E3" w14:textId="77777777" w:rsidR="001616B5" w:rsidRPr="001378E6" w:rsidRDefault="001616B5" w:rsidP="001616B5">
      <w:pPr>
        <w:numPr>
          <w:ilvl w:val="0"/>
          <w:numId w:val="15"/>
        </w:numPr>
        <w:jc w:val="both"/>
        <w:rPr>
          <w:lang w:val="en-ZA"/>
        </w:rPr>
      </w:pPr>
      <w:r w:rsidRPr="001378E6">
        <w:rPr>
          <w:lang w:val="en-ZA"/>
        </w:rPr>
        <w:t xml:space="preserve">Critically review and </w:t>
      </w:r>
      <w:r w:rsidRPr="001378E6">
        <w:rPr>
          <w:b/>
          <w:bCs/>
          <w:lang w:val="en-ZA"/>
        </w:rPr>
        <w:t>modify AI-generated content</w:t>
      </w:r>
      <w:r w:rsidRPr="001378E6">
        <w:rPr>
          <w:lang w:val="en-ZA"/>
        </w:rPr>
        <w:t xml:space="preserve"> to reflect your own understanding.</w:t>
      </w:r>
    </w:p>
    <w:p w14:paraId="562E26B5" w14:textId="77777777" w:rsidR="001616B5" w:rsidRPr="001378E6" w:rsidRDefault="001616B5" w:rsidP="001616B5">
      <w:pPr>
        <w:numPr>
          <w:ilvl w:val="0"/>
          <w:numId w:val="15"/>
        </w:numPr>
        <w:jc w:val="both"/>
        <w:rPr>
          <w:lang w:val="en-ZA"/>
        </w:rPr>
      </w:pPr>
      <w:r w:rsidRPr="001378E6">
        <w:rPr>
          <w:lang w:val="en-ZA"/>
        </w:rPr>
        <w:t xml:space="preserve">Clearly </w:t>
      </w:r>
      <w:r w:rsidRPr="001378E6">
        <w:rPr>
          <w:b/>
          <w:bCs/>
          <w:lang w:val="en-ZA"/>
        </w:rPr>
        <w:t>declare any AI assistance</w:t>
      </w:r>
      <w:r w:rsidRPr="001378E6">
        <w:rPr>
          <w:lang w:val="en-ZA"/>
        </w:rPr>
        <w:t xml:space="preserve"> you have used, where appropriate.</w:t>
      </w:r>
    </w:p>
    <w:p w14:paraId="438FC7F8" w14:textId="77777777" w:rsidR="001616B5" w:rsidRPr="001378E6" w:rsidRDefault="001616B5" w:rsidP="001616B5">
      <w:pPr>
        <w:numPr>
          <w:ilvl w:val="0"/>
          <w:numId w:val="15"/>
        </w:numPr>
        <w:jc w:val="both"/>
        <w:rPr>
          <w:lang w:val="en-ZA"/>
        </w:rPr>
      </w:pPr>
      <w:r w:rsidRPr="001378E6">
        <w:rPr>
          <w:lang w:val="en-ZA"/>
        </w:rPr>
        <w:t>Use AI responsibly to enhance your learning, not to bypass it.</w:t>
      </w:r>
    </w:p>
    <w:p w14:paraId="7DF7433E" w14:textId="77777777" w:rsidR="001616B5" w:rsidRPr="00C8768A" w:rsidRDefault="001616B5" w:rsidP="001616B5">
      <w:pPr>
        <w:jc w:val="both"/>
        <w:rPr>
          <w:lang w:val="en-ZA"/>
        </w:rPr>
      </w:pPr>
    </w:p>
    <w:p w14:paraId="11DB8CAD" w14:textId="77777777" w:rsidR="001616B5" w:rsidRPr="000A2B97" w:rsidRDefault="001616B5" w:rsidP="001616B5">
      <w:pPr>
        <w:jc w:val="both"/>
        <w:rPr>
          <w:b/>
          <w:bCs/>
        </w:rPr>
      </w:pPr>
      <w:r w:rsidRPr="000A2B97">
        <w:rPr>
          <w:b/>
          <w:bCs/>
        </w:rPr>
        <w:t xml:space="preserve">Similarity Indicator </w:t>
      </w:r>
    </w:p>
    <w:p w14:paraId="2EB072BC" w14:textId="77777777" w:rsidR="001616B5" w:rsidRDefault="001616B5" w:rsidP="001616B5">
      <w:pPr>
        <w:jc w:val="both"/>
      </w:pPr>
      <w:r>
        <w:t xml:space="preserve">IOU reserves the right to submit all academic assignments to a plagiarism checker to produce similarity ratings for each assignment </w:t>
      </w:r>
      <w:r w:rsidRPr="009C4362">
        <w:rPr>
          <w:lang w:val="en-ZA"/>
        </w:rPr>
        <w:t>and AI-content detectors to produce similarity and AI-generated content ratings for each assignment.</w:t>
      </w:r>
      <w:r>
        <w:t xml:space="preserve"> The similarity indicator provides a rating of how similar the text in the </w:t>
      </w:r>
      <w:r>
        <w:lastRenderedPageBreak/>
        <w:t xml:space="preserve">assignment is to resources available on the Internet </w:t>
      </w:r>
      <w:r w:rsidRPr="009C4362">
        <w:rPr>
          <w:lang w:val="en-ZA"/>
        </w:rPr>
        <w:t>while the AI-content check assesses the extent to which AI tools were used to generate the work.</w:t>
      </w:r>
    </w:p>
    <w:p w14:paraId="422E5E61" w14:textId="77777777" w:rsidR="001616B5" w:rsidRPr="002B3D83" w:rsidRDefault="001616B5" w:rsidP="001616B5">
      <w:pPr>
        <w:jc w:val="both"/>
      </w:pPr>
      <w:r>
        <w:t>In line with universal academic writing practices, IOU prefers that text be paraphrased in the student’s</w:t>
      </w:r>
      <w:r w:rsidRPr="002B3D83">
        <w:t xml:space="preserve"> words and not quoted directly, with the original author of the knowledge being duly cited and referenced. </w:t>
      </w:r>
      <w:r w:rsidRPr="009C4362">
        <w:rPr>
          <w:lang w:val="en-ZA"/>
        </w:rPr>
        <w:t>Any use of AI tools must also be transparently acknowledged, and students are reminded that over-reliance on AI-generated content may undermine academic integrity and the development of essential academic skills</w:t>
      </w:r>
    </w:p>
    <w:p w14:paraId="07E77F0A" w14:textId="77777777" w:rsidR="001616B5" w:rsidRDefault="001616B5" w:rsidP="001616B5">
      <w:pPr>
        <w:jc w:val="both"/>
      </w:pPr>
      <w:r w:rsidRPr="002B3D83">
        <w:t xml:space="preserve">As </w:t>
      </w:r>
      <w:r>
        <w:t>University</w:t>
      </w:r>
      <w:r w:rsidRPr="002B3D83">
        <w:t>-wide norm, IOU recommends that the similarity indicator does not exceed 20%.</w:t>
      </w:r>
    </w:p>
    <w:p w14:paraId="57016744" w14:textId="77777777" w:rsidR="001616B5" w:rsidRPr="002B3D83" w:rsidRDefault="001616B5" w:rsidP="001616B5">
      <w:pPr>
        <w:jc w:val="both"/>
        <w:rPr>
          <w:b/>
          <w:bCs/>
        </w:rPr>
      </w:pPr>
      <w:r w:rsidRPr="002B3D83">
        <w:rPr>
          <w:b/>
          <w:bCs/>
        </w:rPr>
        <w:t>Result of Plagiarism</w:t>
      </w:r>
      <w:r>
        <w:rPr>
          <w:b/>
          <w:bCs/>
        </w:rPr>
        <w:t xml:space="preserve"> &amp; Unethical AI Usage</w:t>
      </w:r>
    </w:p>
    <w:p w14:paraId="6BE3843A" w14:textId="77777777" w:rsidR="001616B5" w:rsidRDefault="001616B5" w:rsidP="001616B5">
      <w:pPr>
        <w:jc w:val="both"/>
      </w:pPr>
      <w:r w:rsidRPr="002B3D83">
        <w:t>Assignments a rating higher than or equal to 50% will be automatically rejected and validated for plagiarism</w:t>
      </w:r>
      <w:r>
        <w:t xml:space="preserve"> </w:t>
      </w:r>
      <w:r w:rsidRPr="009C4362">
        <w:t>and unethical AI usage through</w:t>
      </w:r>
      <w:r w:rsidRPr="002B3D83">
        <w:t xml:space="preserve"> a manual check by the tutorial assistant or relevant academic. The student will be given </w:t>
      </w:r>
      <w:r w:rsidRPr="002B3D83">
        <w:rPr>
          <w:b/>
          <w:bCs/>
        </w:rPr>
        <w:t>a grade of 0</w:t>
      </w:r>
      <w:r w:rsidRPr="002B3D83">
        <w:t xml:space="preserve"> and there will be no second chances for submitting the assignment. </w:t>
      </w:r>
    </w:p>
    <w:p w14:paraId="12548DD3" w14:textId="77777777" w:rsidR="001616B5" w:rsidRPr="002B3D83" w:rsidRDefault="001616B5" w:rsidP="001616B5">
      <w:pPr>
        <w:jc w:val="both"/>
      </w:pPr>
      <w:r w:rsidRPr="009C4362">
        <w:t>Any detected misuse of AI tools, including unacknowledged AI-generated content or over-reliance that compromises academic integrity, will be treated with the same seriousness as traditional plagiarism. The tutorial assistant or relevant academic will use the combined similarity and AI-content ratings, along with academic judgment, to determine the final grade of the submission</w:t>
      </w:r>
    </w:p>
    <w:p w14:paraId="50D188BB" w14:textId="77777777" w:rsidR="001616B5" w:rsidRDefault="001616B5" w:rsidP="001616B5">
      <w:pPr>
        <w:jc w:val="both"/>
      </w:pPr>
      <w:r w:rsidRPr="002B3D83">
        <w:t xml:space="preserve">The Tutorial Assistant or relevant academic will use the similarity rating </w:t>
      </w:r>
      <w:r>
        <w:t>to determine</w:t>
      </w:r>
      <w:r w:rsidRPr="002B3D83">
        <w:t xml:space="preserve"> the final grade of the submission. </w:t>
      </w:r>
    </w:p>
    <w:p w14:paraId="117746CD" w14:textId="77777777" w:rsidR="001616B5" w:rsidRPr="002B3D83" w:rsidRDefault="001616B5" w:rsidP="001616B5">
      <w:pPr>
        <w:jc w:val="both"/>
      </w:pPr>
      <w:r w:rsidRPr="002B3D83">
        <w:t xml:space="preserve">Remember that we are Muslims studying Allah’s religion, and so plagiarizing in Islamic Studies is a sin and can rob your studies of reward. </w:t>
      </w:r>
    </w:p>
    <w:p w14:paraId="27E3EA49" w14:textId="77777777" w:rsidR="001616B5" w:rsidRPr="002B3D83" w:rsidRDefault="001616B5" w:rsidP="001616B5">
      <w:pPr>
        <w:jc w:val="both"/>
      </w:pPr>
      <w:r w:rsidRPr="002B3D83">
        <w:t xml:space="preserve">May Allah bless you all and success with your coursework. Ameen. </w:t>
      </w:r>
    </w:p>
    <w:p w14:paraId="6D9FB4C1" w14:textId="77777777" w:rsidR="001616B5" w:rsidRPr="002B3D83" w:rsidRDefault="001616B5" w:rsidP="001616B5">
      <w:pPr>
        <w:jc w:val="both"/>
      </w:pPr>
      <w:r w:rsidRPr="002B3D83">
        <w:t>IOU Admin.</w:t>
      </w:r>
    </w:p>
    <w:p w14:paraId="22E63FD5" w14:textId="77777777" w:rsidR="001616B5" w:rsidRPr="002B3D83" w:rsidRDefault="001616B5" w:rsidP="001616B5">
      <w:pPr>
        <w:jc w:val="both"/>
      </w:pPr>
    </w:p>
    <w:p w14:paraId="762BA19F" w14:textId="77777777" w:rsidR="001616B5" w:rsidRDefault="001616B5" w:rsidP="001616B5">
      <w:pPr>
        <w:rPr>
          <w:ins w:id="0" w:author="Mr. M Abdul Razak" w:date="2025-03-12T13:27:00Z"/>
        </w:rPr>
      </w:pPr>
      <w:ins w:id="1" w:author="Mr. M Abdul Razak" w:date="2025-03-12T13:27:00Z">
        <w:r>
          <w:br w:type="page"/>
        </w:r>
      </w:ins>
    </w:p>
    <w:p w14:paraId="02E44966" w14:textId="77777777" w:rsidR="001616B5" w:rsidRPr="000B4274" w:rsidRDefault="001616B5" w:rsidP="001616B5">
      <w:pPr>
        <w:jc w:val="center"/>
      </w:pPr>
      <w:r>
        <w:rPr>
          <w:noProof/>
        </w:rPr>
        <w:lastRenderedPageBreak/>
        <w:drawing>
          <wp:inline distT="0" distB="0" distL="0" distR="0" wp14:anchorId="34E5232C" wp14:editId="76CE6C2A">
            <wp:extent cx="4481753" cy="951230"/>
            <wp:effectExtent l="0" t="0" r="0" b="1270"/>
            <wp:docPr id="1278565492"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5492" name="Picture 2" descr="A close up of a logo&#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90037" cy="952988"/>
                    </a:xfrm>
                    <a:prstGeom prst="rect">
                      <a:avLst/>
                    </a:prstGeom>
                  </pic:spPr>
                </pic:pic>
              </a:graphicData>
            </a:graphic>
          </wp:inline>
        </w:drawing>
      </w:r>
    </w:p>
    <w:p w14:paraId="0AE0929E" w14:textId="77777777" w:rsidR="001616B5" w:rsidRPr="000B4274" w:rsidRDefault="001616B5" w:rsidP="001616B5">
      <w:pPr>
        <w:pStyle w:val="IntenseQuote"/>
        <w:rPr>
          <w:sz w:val="36"/>
          <w:szCs w:val="36"/>
        </w:rPr>
      </w:pPr>
      <w:r>
        <w:rPr>
          <w:sz w:val="36"/>
          <w:szCs w:val="36"/>
        </w:rPr>
        <w:t>St</w:t>
      </w:r>
      <w:r w:rsidRPr="000B4274">
        <w:rPr>
          <w:sz w:val="34"/>
          <w:szCs w:val="34"/>
        </w:rPr>
        <w:t>udent Plagiarism and Ethical AI Usage Declaration</w:t>
      </w:r>
    </w:p>
    <w:p w14:paraId="64657298" w14:textId="77777777" w:rsidR="001616B5" w:rsidRPr="00195121" w:rsidRDefault="001616B5" w:rsidP="001616B5">
      <w:pPr>
        <w:jc w:val="both"/>
        <w:rPr>
          <w:sz w:val="24"/>
          <w:szCs w:val="24"/>
        </w:rPr>
      </w:pPr>
      <w:r w:rsidRPr="00195121">
        <w:rPr>
          <w:sz w:val="24"/>
          <w:szCs w:val="24"/>
        </w:rPr>
        <w:t>I, the undersigned, hereby declare that the work I am submitting for this assignment is my own original work, and I have not engaged in any form of plagiarism or academic dishonesty. I understand that plagiarism includes, but is not limited to, copying someone else’s work, quoting without proper citation, paraphrasing without acknowledgement, and using AI tools or any other resources without proper disclosure.</w:t>
      </w:r>
    </w:p>
    <w:p w14:paraId="22EA0EB9" w14:textId="77777777" w:rsidR="001616B5" w:rsidRPr="00195121" w:rsidRDefault="001616B5" w:rsidP="001616B5">
      <w:pPr>
        <w:jc w:val="both"/>
        <w:rPr>
          <w:sz w:val="24"/>
          <w:szCs w:val="24"/>
        </w:rPr>
      </w:pPr>
      <w:r w:rsidRPr="00195121">
        <w:rPr>
          <w:b/>
          <w:bCs/>
          <w:sz w:val="24"/>
          <w:szCs w:val="24"/>
        </w:rPr>
        <w:t>Ethical AI Usage Declaration:</w:t>
      </w:r>
      <w:r w:rsidRPr="00195121">
        <w:rPr>
          <w:sz w:val="24"/>
          <w:szCs w:val="24"/>
        </w:rPr>
        <w:t xml:space="preserve"> I further declare that any AI tools or content generators I have used in the preparation of this assignment have been properly acknowledged. I understand that over-reliance on AI-generated content may compromise the integrity of my work and academic growth. I confirm that I have followed the university’s guidelines on ethical AI usage and have cited all sources appropriately.</w:t>
      </w:r>
    </w:p>
    <w:p w14:paraId="08438DC7" w14:textId="77777777" w:rsidR="001616B5" w:rsidRPr="00195121" w:rsidRDefault="001616B5" w:rsidP="001616B5">
      <w:pPr>
        <w:jc w:val="both"/>
        <w:rPr>
          <w:sz w:val="24"/>
          <w:szCs w:val="24"/>
        </w:rPr>
      </w:pPr>
      <w:r w:rsidRPr="00195121">
        <w:rPr>
          <w:sz w:val="24"/>
          <w:szCs w:val="24"/>
        </w:rPr>
        <w:t>I am aware that assignments found to be in violation of plagiarism or ethical AI usage policies will be subject to the university’s penalties, including but not limited to automatic rejection or a grade of 0 for the assignment.</w:t>
      </w:r>
    </w:p>
    <w:p w14:paraId="22A2B21C" w14:textId="77777777" w:rsidR="001616B5" w:rsidRPr="00195121" w:rsidRDefault="001616B5" w:rsidP="001616B5">
      <w:pPr>
        <w:jc w:val="both"/>
        <w:rPr>
          <w:sz w:val="24"/>
          <w:szCs w:val="24"/>
        </w:rPr>
      </w:pPr>
      <w:r w:rsidRPr="00195121">
        <w:rPr>
          <w:sz w:val="24"/>
          <w:szCs w:val="24"/>
        </w:rPr>
        <w:t>By signing below, I confirm that I have read and understood the university’s plagiarism and ethical AI usage policies and agree to abide by them.</w:t>
      </w:r>
    </w:p>
    <w:p w14:paraId="56979318" w14:textId="77777777" w:rsidR="001616B5" w:rsidRPr="00195121" w:rsidRDefault="001616B5" w:rsidP="001616B5">
      <w:pPr>
        <w:rPr>
          <w:sz w:val="24"/>
          <w:szCs w:val="24"/>
        </w:rPr>
      </w:pPr>
      <w:r w:rsidRPr="00195121">
        <w:rPr>
          <w:b/>
          <w:bCs/>
          <w:sz w:val="24"/>
          <w:szCs w:val="24"/>
        </w:rPr>
        <w:t>Student Name:</w:t>
      </w:r>
      <w:r w:rsidRPr="00195121">
        <w:rPr>
          <w:sz w:val="24"/>
          <w:szCs w:val="24"/>
        </w:rPr>
        <w:t xml:space="preserve"> ___________________________</w:t>
      </w:r>
      <w:r w:rsidRPr="00195121">
        <w:rPr>
          <w:sz w:val="24"/>
          <w:szCs w:val="24"/>
        </w:rPr>
        <w:br/>
      </w:r>
      <w:r w:rsidRPr="00195121">
        <w:rPr>
          <w:b/>
          <w:bCs/>
          <w:sz w:val="24"/>
          <w:szCs w:val="24"/>
        </w:rPr>
        <w:t>Student ID:</w:t>
      </w:r>
      <w:r w:rsidRPr="00195121">
        <w:rPr>
          <w:sz w:val="24"/>
          <w:szCs w:val="24"/>
        </w:rPr>
        <w:t xml:space="preserve"> ___________________________</w:t>
      </w:r>
      <w:r w:rsidRPr="00195121">
        <w:rPr>
          <w:sz w:val="24"/>
          <w:szCs w:val="24"/>
        </w:rPr>
        <w:br/>
      </w:r>
      <w:r w:rsidRPr="00195121">
        <w:rPr>
          <w:b/>
          <w:bCs/>
          <w:sz w:val="24"/>
          <w:szCs w:val="24"/>
        </w:rPr>
        <w:t>Course Name:</w:t>
      </w:r>
      <w:r w:rsidRPr="00195121">
        <w:rPr>
          <w:sz w:val="24"/>
          <w:szCs w:val="24"/>
        </w:rPr>
        <w:t xml:space="preserve"> ___________________________</w:t>
      </w:r>
      <w:r w:rsidRPr="00195121">
        <w:rPr>
          <w:sz w:val="24"/>
          <w:szCs w:val="24"/>
        </w:rPr>
        <w:br/>
      </w:r>
      <w:r w:rsidRPr="00195121">
        <w:rPr>
          <w:b/>
          <w:bCs/>
          <w:sz w:val="24"/>
          <w:szCs w:val="24"/>
        </w:rPr>
        <w:t>Assignment Title:</w:t>
      </w:r>
      <w:r w:rsidRPr="00195121">
        <w:rPr>
          <w:sz w:val="24"/>
          <w:szCs w:val="24"/>
        </w:rPr>
        <w:t xml:space="preserve"> ___________________________</w:t>
      </w:r>
      <w:r w:rsidRPr="00195121">
        <w:rPr>
          <w:sz w:val="24"/>
          <w:szCs w:val="24"/>
        </w:rPr>
        <w:br/>
      </w:r>
      <w:r w:rsidRPr="00195121">
        <w:rPr>
          <w:b/>
          <w:bCs/>
          <w:sz w:val="24"/>
          <w:szCs w:val="24"/>
        </w:rPr>
        <w:t>Date:</w:t>
      </w:r>
      <w:r w:rsidRPr="00195121">
        <w:rPr>
          <w:sz w:val="24"/>
          <w:szCs w:val="24"/>
        </w:rPr>
        <w:t xml:space="preserve"> ___________________________</w:t>
      </w:r>
      <w:r w:rsidRPr="00195121">
        <w:rPr>
          <w:sz w:val="24"/>
          <w:szCs w:val="24"/>
        </w:rPr>
        <w:br/>
      </w:r>
      <w:r w:rsidRPr="00195121">
        <w:rPr>
          <w:b/>
          <w:bCs/>
          <w:sz w:val="24"/>
          <w:szCs w:val="24"/>
        </w:rPr>
        <w:t>Signature:</w:t>
      </w:r>
      <w:r w:rsidRPr="00195121">
        <w:rPr>
          <w:sz w:val="24"/>
          <w:szCs w:val="24"/>
        </w:rPr>
        <w:t xml:space="preserve"> ___________________________</w:t>
      </w:r>
    </w:p>
    <w:p w14:paraId="0FF2DF08" w14:textId="77777777" w:rsidR="001616B5" w:rsidRDefault="001616B5" w:rsidP="001616B5"/>
    <w:p w14:paraId="7362EB2D" w14:textId="77777777" w:rsidR="001616B5" w:rsidRPr="002B3D83" w:rsidRDefault="001616B5" w:rsidP="001616B5"/>
    <w:p w14:paraId="069180E5" w14:textId="77777777" w:rsidR="00D3458D" w:rsidRDefault="00D3458D" w:rsidP="001616B5">
      <w:pPr>
        <w:pStyle w:val="IntenseQuote"/>
      </w:pPr>
    </w:p>
    <w:sectPr w:rsidR="00D345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08F2"/>
    <w:multiLevelType w:val="multilevel"/>
    <w:tmpl w:val="AD9E0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4281B"/>
    <w:multiLevelType w:val="hybridMultilevel"/>
    <w:tmpl w:val="7D3022B0"/>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41495596"/>
    <w:multiLevelType w:val="hybridMultilevel"/>
    <w:tmpl w:val="B50E65E0"/>
    <w:lvl w:ilvl="0" w:tplc="EB220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AB3094"/>
    <w:multiLevelType w:val="hybridMultilevel"/>
    <w:tmpl w:val="0C2E9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301033"/>
    <w:multiLevelType w:val="hybridMultilevel"/>
    <w:tmpl w:val="8E889F82"/>
    <w:lvl w:ilvl="0" w:tplc="33B40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F05A2A"/>
    <w:multiLevelType w:val="hybridMultilevel"/>
    <w:tmpl w:val="EF1A36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7423B3"/>
    <w:multiLevelType w:val="hybridMultilevel"/>
    <w:tmpl w:val="24CA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056949"/>
    <w:multiLevelType w:val="hybridMultilevel"/>
    <w:tmpl w:val="AFB8CDE4"/>
    <w:lvl w:ilvl="0" w:tplc="272083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ED1951"/>
    <w:multiLevelType w:val="multilevel"/>
    <w:tmpl w:val="C838B5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E561A75"/>
    <w:multiLevelType w:val="hybridMultilevel"/>
    <w:tmpl w:val="6E8C6256"/>
    <w:lvl w:ilvl="0" w:tplc="46661552">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0" w15:restartNumberingAfterBreak="0">
    <w:nsid w:val="7BA54346"/>
    <w:multiLevelType w:val="hybridMultilevel"/>
    <w:tmpl w:val="1428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696797"/>
    <w:multiLevelType w:val="hybridMultilevel"/>
    <w:tmpl w:val="231A1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EB11E48"/>
    <w:multiLevelType w:val="hybridMultilevel"/>
    <w:tmpl w:val="D9D0995A"/>
    <w:lvl w:ilvl="0" w:tplc="D4345B60">
      <w:start w:val="1"/>
      <w:numFmt w:val="decimal"/>
      <w:lvlText w:val="%1-"/>
      <w:lvlJc w:val="left"/>
      <w:pPr>
        <w:ind w:left="927"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03146900">
    <w:abstractNumId w:val="10"/>
  </w:num>
  <w:num w:numId="2" w16cid:durableId="237591863">
    <w:abstractNumId w:val="5"/>
  </w:num>
  <w:num w:numId="3" w16cid:durableId="396898589">
    <w:abstractNumId w:val="6"/>
  </w:num>
  <w:num w:numId="4" w16cid:durableId="201291681">
    <w:abstractNumId w:val="3"/>
  </w:num>
  <w:num w:numId="5" w16cid:durableId="203829019">
    <w:abstractNumId w:val="11"/>
  </w:num>
  <w:num w:numId="6" w16cid:durableId="734162923">
    <w:abstractNumId w:val="1"/>
  </w:num>
  <w:num w:numId="7" w16cid:durableId="791478381">
    <w:abstractNumId w:val="12"/>
  </w:num>
  <w:num w:numId="8" w16cid:durableId="524054018">
    <w:abstractNumId w:val="4"/>
  </w:num>
  <w:num w:numId="9" w16cid:durableId="918952781">
    <w:abstractNumId w:val="7"/>
  </w:num>
  <w:num w:numId="10" w16cid:durableId="996421409">
    <w:abstractNumId w:val="2"/>
  </w:num>
  <w:num w:numId="11" w16cid:durableId="1052920923">
    <w:abstractNumId w:val="9"/>
  </w:num>
  <w:num w:numId="12" w16cid:durableId="1709839114">
    <w:abstractNumId w:val="10"/>
  </w:num>
  <w:num w:numId="13" w16cid:durableId="13661300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65161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81739611">
    <w:abstractNumId w:val="0"/>
  </w:num>
  <w:num w:numId="16" w16cid:durableId="172918946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r. M Abdul Razak">
    <w15:presenceInfo w15:providerId="AD" w15:userId="S::u22498835@up.ac.za::6d7fb160-0c4c-47b2-b75d-a77b379348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S0MDE1sQQBM1NDJR2l4NTi4sz8PJACk1oACHoUaSwAAAA="/>
  </w:docVars>
  <w:rsids>
    <w:rsidRoot w:val="004F258C"/>
    <w:rsid w:val="0001290E"/>
    <w:rsid w:val="000A0382"/>
    <w:rsid w:val="000E3963"/>
    <w:rsid w:val="00114911"/>
    <w:rsid w:val="001616B5"/>
    <w:rsid w:val="00212403"/>
    <w:rsid w:val="002E643A"/>
    <w:rsid w:val="004337A1"/>
    <w:rsid w:val="004F258C"/>
    <w:rsid w:val="00541BBE"/>
    <w:rsid w:val="0060719C"/>
    <w:rsid w:val="007702A2"/>
    <w:rsid w:val="00BB43AB"/>
    <w:rsid w:val="00CE6F58"/>
    <w:rsid w:val="00D3458D"/>
    <w:rsid w:val="00D8062D"/>
    <w:rsid w:val="00E55386"/>
    <w:rsid w:val="00E859AF"/>
    <w:rsid w:val="00EE124F"/>
    <w:rsid w:val="00FC0D9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0DAF"/>
  <w15:chartTrackingRefBased/>
  <w15:docId w15:val="{DC99A170-D01B-4810-B050-EE982A157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8C"/>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F258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4F258C"/>
    <w:rPr>
      <w:i/>
      <w:iCs/>
      <w:color w:val="5B9BD5" w:themeColor="accent1"/>
      <w:szCs w:val="22"/>
      <w:lang w:bidi="ar-SA"/>
    </w:rPr>
  </w:style>
  <w:style w:type="character" w:styleId="Strong">
    <w:name w:val="Strong"/>
    <w:basedOn w:val="DefaultParagraphFont"/>
    <w:uiPriority w:val="22"/>
    <w:qFormat/>
    <w:rsid w:val="004F258C"/>
    <w:rPr>
      <w:b/>
      <w:bCs/>
    </w:rPr>
  </w:style>
  <w:style w:type="paragraph" w:styleId="ListParagraph">
    <w:name w:val="List Paragraph"/>
    <w:basedOn w:val="Normal"/>
    <w:uiPriority w:val="34"/>
    <w:qFormat/>
    <w:rsid w:val="004F258C"/>
    <w:pPr>
      <w:ind w:left="720"/>
      <w:contextualSpacing/>
    </w:pPr>
  </w:style>
  <w:style w:type="character" w:styleId="Hyperlink">
    <w:name w:val="Hyperlink"/>
    <w:basedOn w:val="DefaultParagraphFont"/>
    <w:uiPriority w:val="99"/>
    <w:unhideWhenUsed/>
    <w:rsid w:val="004F258C"/>
    <w:rPr>
      <w:color w:val="0563C1" w:themeColor="hyperlink"/>
      <w:u w:val="single"/>
    </w:rPr>
  </w:style>
  <w:style w:type="character" w:styleId="UnresolvedMention">
    <w:name w:val="Unresolved Mention"/>
    <w:basedOn w:val="DefaultParagraphFont"/>
    <w:uiPriority w:val="99"/>
    <w:semiHidden/>
    <w:unhideWhenUsed/>
    <w:rsid w:val="002E6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048224">
      <w:bodyDiv w:val="1"/>
      <w:marLeft w:val="0"/>
      <w:marRight w:val="0"/>
      <w:marTop w:val="0"/>
      <w:marBottom w:val="0"/>
      <w:divBdr>
        <w:top w:val="none" w:sz="0" w:space="0" w:color="auto"/>
        <w:left w:val="none" w:sz="0" w:space="0" w:color="auto"/>
        <w:bottom w:val="none" w:sz="0" w:space="0" w:color="auto"/>
        <w:right w:val="none" w:sz="0" w:space="0" w:color="auto"/>
      </w:divBdr>
    </w:div>
    <w:div w:id="1266646516">
      <w:bodyDiv w:val="1"/>
      <w:marLeft w:val="0"/>
      <w:marRight w:val="0"/>
      <w:marTop w:val="0"/>
      <w:marBottom w:val="0"/>
      <w:divBdr>
        <w:top w:val="none" w:sz="0" w:space="0" w:color="auto"/>
        <w:left w:val="none" w:sz="0" w:space="0" w:color="auto"/>
        <w:bottom w:val="none" w:sz="0" w:space="0" w:color="auto"/>
        <w:right w:val="none" w:sz="0" w:space="0" w:color="auto"/>
      </w:divBdr>
    </w:div>
    <w:div w:id="184277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oplease.com/spot/plagiarism.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ollegeboard.com/student/plan/college-success/10314.html"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pus.iou.edu.gm/campus/course/view.php?id=312" TargetMode="External"/><Relationship Id="rId11" Type="http://schemas.openxmlformats.org/officeDocument/2006/relationships/hyperlink" Target="https://smodin.io/ar/%D8%AA%D8%AD%D9%82%D9%82%D9%85%D9%86%D8%A7%D9%84%D9%86%D8%B5%D8%A7%D9%84%D9%85%D9%83%D8%AA%D9%88%D8%A8%D9%84%D9%84%D8%B3%D8%B1%D9%82%D8%A9%D8%A7%D9%84%D8%A7%D9%94%D8%AF%D8%A8%D9%8A%D8%A9" TargetMode="External"/><Relationship Id="rId5" Type="http://schemas.openxmlformats.org/officeDocument/2006/relationships/hyperlink" Target="https://campus.iou.edu.gm/campus/course/view.php?id=312" TargetMode="External"/><Relationship Id="rId15" Type="http://schemas.openxmlformats.org/officeDocument/2006/relationships/theme" Target="theme/theme1.xml"/><Relationship Id="rId10" Type="http://schemas.openxmlformats.org/officeDocument/2006/relationships/hyperlink" Target="https://www.duplichecker.com/ar" TargetMode="External"/><Relationship Id="rId4" Type="http://schemas.openxmlformats.org/officeDocument/2006/relationships/webSettings" Target="webSettings.xml"/><Relationship Id="rId9" Type="http://schemas.openxmlformats.org/officeDocument/2006/relationships/hyperlink" Target="https://ilrb.cf.ac.uk/plagiarism/tutorial/whatis1.html"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1783</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Jawwad</dc:creator>
  <cp:keywords/>
  <dc:description/>
  <cp:lastModifiedBy>Mohammed Hasan</cp:lastModifiedBy>
  <cp:revision>12</cp:revision>
  <dcterms:created xsi:type="dcterms:W3CDTF">2021-09-10T13:25:00Z</dcterms:created>
  <dcterms:modified xsi:type="dcterms:W3CDTF">2025-03-17T01:05:00Z</dcterms:modified>
</cp:coreProperties>
</file>